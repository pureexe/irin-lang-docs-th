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042F63" w14:textId="77777777" w:rsidR="00EC093E" w:rsidRPr="009906BD" w:rsidRDefault="00EC093E" w:rsidP="00EC093E">
      <w:pPr>
        <w:jc w:val="right"/>
        <w:rPr>
          <w:rFonts w:ascii="TH Sarabun New" w:hAnsi="TH Sarabun New" w:cs="TH Sarabun New"/>
          <w:b/>
          <w:bCs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รหัสโครงการ</w:t>
      </w:r>
      <w:r w:rsidRPr="009906BD">
        <w:rPr>
          <w:rFonts w:ascii="TH Sarabun New" w:hAnsi="TH Sarabun New" w:cs="TH Sarabun New"/>
          <w:b/>
          <w:bCs/>
          <w:sz w:val="32"/>
          <w:szCs w:val="32"/>
        </w:rPr>
        <w:t xml:space="preserve"> 18p34w0001</w:t>
      </w:r>
    </w:p>
    <w:p w14:paraId="149AB971" w14:textId="77777777" w:rsidR="00150FF6" w:rsidRPr="009906BD" w:rsidRDefault="00150FF6" w:rsidP="00EC093E">
      <w:pPr>
        <w:jc w:val="center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B811A94" wp14:editId="32E56A52">
            <wp:extent cx="1799590" cy="1787525"/>
            <wp:effectExtent l="0" t="0" r="0" b="3175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78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C8DAAD" w14:textId="77777777" w:rsidR="00C34F7A" w:rsidRPr="009906BD" w:rsidRDefault="00C34F7A" w:rsidP="00EC093E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A79E248" w14:textId="77777777" w:rsidR="00C34F7A" w:rsidRPr="009906BD" w:rsidRDefault="00C34F7A" w:rsidP="00C34F7A">
      <w:pPr>
        <w:spacing w:after="0"/>
        <w:jc w:val="center"/>
        <w:rPr>
          <w:rFonts w:ascii="TH Sarabun New" w:hAnsi="TH Sarabun New" w:cs="TH Sarabun New"/>
          <w:b/>
          <w:bCs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การเยื้องเพื่อการรู้จำภาษาธรรมชาติอย่างชาญฉลาด</w:t>
      </w:r>
    </w:p>
    <w:p w14:paraId="40EAD047" w14:textId="77777777" w:rsidR="00C34F7A" w:rsidRPr="009906BD" w:rsidRDefault="00C34F7A" w:rsidP="00C34F7A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</w:rPr>
        <w:t>Artificial Intelligence Application</w:t>
      </w:r>
    </w:p>
    <w:p w14:paraId="0B4511C2" w14:textId="77777777" w:rsidR="00C34F7A" w:rsidRPr="009906BD" w:rsidRDefault="00C34F7A" w:rsidP="00C34F7A">
      <w:pPr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14:paraId="73C6EA68" w14:textId="77777777" w:rsidR="00C34F7A" w:rsidRPr="009906BD" w:rsidRDefault="00C34F7A" w:rsidP="00C34F7A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รายงานฉบับสมบูรณ์</w:t>
      </w:r>
    </w:p>
    <w:p w14:paraId="311B9B0F" w14:textId="77777777" w:rsidR="00C34F7A" w:rsidRPr="009906BD" w:rsidRDefault="00C34F7A" w:rsidP="00C34F7A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เสนอต่อ</w:t>
      </w:r>
    </w:p>
    <w:p w14:paraId="0B184AEB" w14:textId="77777777" w:rsidR="00C34F7A" w:rsidRPr="009906BD" w:rsidRDefault="00C34F7A" w:rsidP="00C34F7A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ศูนย์เทคโนโลยีอิเล็กทรอนิกส์และคอมพิวเตอร์แห่งชาติ</w:t>
      </w:r>
    </w:p>
    <w:p w14:paraId="3DFEE340" w14:textId="77777777" w:rsidR="00C34F7A" w:rsidRPr="009906BD" w:rsidRDefault="00C34F7A" w:rsidP="00C34F7A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สำานักงานพัฒนาวิทยาศาสตร์และเทคโนโลยีแห่งชาติ</w:t>
      </w:r>
    </w:p>
    <w:p w14:paraId="7660EBD5" w14:textId="77777777" w:rsidR="00C34F7A" w:rsidRPr="009906BD" w:rsidRDefault="00C34F7A" w:rsidP="00C34F7A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กระทรวงวิทยาศาสตร์และเทคโนโลยี</w:t>
      </w:r>
    </w:p>
    <w:p w14:paraId="7F44458F" w14:textId="77777777" w:rsidR="00C34F7A" w:rsidRPr="009906BD" w:rsidRDefault="00C34F7A" w:rsidP="00C34F7A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92D7076" w14:textId="77777777" w:rsidR="00C34F7A" w:rsidRPr="009906BD" w:rsidRDefault="00C34F7A" w:rsidP="00C34F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ได้รับทุนอุดหนุนโครงการวิจัย พัฒนาและวิศวกรรม</w:t>
      </w:r>
    </w:p>
    <w:p w14:paraId="5F406643" w14:textId="77777777" w:rsidR="00C34F7A" w:rsidRPr="009906BD" w:rsidRDefault="00C34F7A" w:rsidP="00C34F7A">
      <w:pPr>
        <w:spacing w:after="0" w:line="240" w:lineRule="auto"/>
        <w:jc w:val="center"/>
        <w:rPr>
          <w:rFonts w:ascii="TH Sarabun New" w:hAnsi="TH Sarabun New" w:cs="TH Sarabun New"/>
          <w:sz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โครงการแข่งขันพัฒนาโปรแกรมคอมพิวเตอร์แห่งประเทศไทย ครั้งที่ </w:t>
      </w:r>
      <w:r w:rsidRPr="009906BD">
        <w:rPr>
          <w:rFonts w:ascii="TH Sarabun New" w:hAnsi="TH Sarabun New" w:cs="TH Sarabun New"/>
          <w:b/>
          <w:bCs/>
          <w:sz w:val="32"/>
          <w:szCs w:val="32"/>
        </w:rPr>
        <w:t>18</w:t>
      </w:r>
    </w:p>
    <w:p w14:paraId="449FFADF" w14:textId="77777777" w:rsidR="00C34F7A" w:rsidRPr="009906BD" w:rsidRDefault="00C34F7A" w:rsidP="00C34F7A">
      <w:pPr>
        <w:spacing w:line="360" w:lineRule="auto"/>
        <w:jc w:val="center"/>
        <w:rPr>
          <w:rFonts w:ascii="TH Sarabun New" w:hAnsi="TH Sarabun New" w:cs="TH Sarabun New"/>
          <w:sz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ประจำปีงบประมาณ </w:t>
      </w:r>
      <w:r w:rsidRPr="009906BD">
        <w:rPr>
          <w:rFonts w:ascii="TH Sarabun New" w:hAnsi="TH Sarabun New" w:cs="TH Sarabun New"/>
          <w:b/>
          <w:bCs/>
          <w:sz w:val="32"/>
          <w:szCs w:val="32"/>
        </w:rPr>
        <w:t>2558</w:t>
      </w:r>
    </w:p>
    <w:p w14:paraId="48681161" w14:textId="77777777" w:rsidR="00C34F7A" w:rsidRPr="009906BD" w:rsidRDefault="00C34F7A" w:rsidP="00C34F7A">
      <w:pPr>
        <w:spacing w:line="360" w:lineRule="auto"/>
        <w:jc w:val="center"/>
        <w:rPr>
          <w:rFonts w:ascii="TH Sarabun New" w:hAnsi="TH Sarabun New" w:cs="TH Sarabun New"/>
          <w:sz w:val="32"/>
        </w:rPr>
      </w:pPr>
    </w:p>
    <w:p w14:paraId="5B6FA44E" w14:textId="77777777" w:rsidR="00C34F7A" w:rsidRPr="009906BD" w:rsidRDefault="00C34F7A" w:rsidP="00C34F7A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โดย</w:t>
      </w:r>
    </w:p>
    <w:p w14:paraId="64FF3E04" w14:textId="77777777" w:rsidR="00C34F7A" w:rsidRPr="009906BD" w:rsidRDefault="00C34F7A" w:rsidP="00C34F7A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นายภัคพล พงษ์ทวี</w:t>
      </w:r>
    </w:p>
    <w:p w14:paraId="2EFB1F0F" w14:textId="77777777" w:rsidR="00C34F7A" w:rsidRPr="009906BD" w:rsidRDefault="00C34F7A" w:rsidP="00C34F7A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อาจารย์ ดร.ทัศนวรรณ ศูนย์กลาง</w:t>
      </w:r>
    </w:p>
    <w:p w14:paraId="0EC3E497" w14:textId="1BC01FBF" w:rsidR="00B575CB" w:rsidRDefault="00C34F7A" w:rsidP="00C34F7A">
      <w:pPr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  <w:sectPr w:rsidR="00B575CB" w:rsidSect="00B575CB">
          <w:headerReference w:type="default" r:id="rId9"/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ค</w:t>
      </w:r>
      <w:r w:rsidR="00B575CB">
        <w:rPr>
          <w:rFonts w:ascii="TH Sarabun New" w:hAnsi="TH Sarabun New" w:cs="TH Sarabun New"/>
          <w:b/>
          <w:bCs/>
          <w:sz w:val="32"/>
          <w:szCs w:val="32"/>
          <w:cs/>
        </w:rPr>
        <w:t>ณะวิทยาศาสตร์ มหาวิทยาลัยศิลปาก</w:t>
      </w:r>
    </w:p>
    <w:p w14:paraId="341F385A" w14:textId="33E24D99" w:rsidR="00F7340A" w:rsidRPr="009906BD" w:rsidRDefault="00F7340A" w:rsidP="00C34F7A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9906BD">
        <w:rPr>
          <w:rFonts w:ascii="TH Sarabun New" w:hAnsi="TH Sarabun New" w:cs="TH Sarabun New"/>
          <w:b/>
          <w:bCs/>
          <w:sz w:val="44"/>
          <w:szCs w:val="44"/>
          <w:cs/>
        </w:rPr>
        <w:lastRenderedPageBreak/>
        <w:t>กิตติกรรมประกาศ</w:t>
      </w:r>
    </w:p>
    <w:p w14:paraId="0BC7BE07" w14:textId="6BCFF021" w:rsidR="00F7340A" w:rsidRPr="009906BD" w:rsidRDefault="003015BE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>โครงการการเยื้องเพื่อการรู้จำภาษาธรรมชาติอย่างชาญฉลาด</w:t>
      </w:r>
      <w:r w:rsidR="005B2DED" w:rsidRPr="009906BD">
        <w:rPr>
          <w:rFonts w:ascii="TH Sarabun New" w:hAnsi="TH Sarabun New" w:cs="TH Sarabun New"/>
          <w:sz w:val="32"/>
          <w:szCs w:val="32"/>
          <w:cs/>
        </w:rPr>
        <w:t xml:space="preserve"> ได้สำเร็จลได้สําเร็จลุล่วงไปได้ด้วยดีผู้พัฒนาขอขอบคุณ โครงการการแข่งขันพัฒนาโปรแกรมคอมพิวเตอร์แห่งประเทศไทย ครั้งที่ 1</w:t>
      </w:r>
      <w:r w:rsidR="005B2DED" w:rsidRPr="009906BD">
        <w:rPr>
          <w:rFonts w:ascii="TH Sarabun New" w:hAnsi="TH Sarabun New" w:cs="TH Sarabun New"/>
          <w:sz w:val="32"/>
          <w:szCs w:val="32"/>
        </w:rPr>
        <w:t>8</w:t>
      </w:r>
      <w:r w:rsidR="005B2DED" w:rsidRPr="009906BD">
        <w:rPr>
          <w:rFonts w:ascii="TH Sarabun New" w:hAnsi="TH Sarabun New" w:cs="TH Sarabun New"/>
          <w:sz w:val="32"/>
          <w:szCs w:val="32"/>
          <w:cs/>
        </w:rPr>
        <w:t xml:space="preserve"> จากศูนย์เทคโนโลยีอิเล็กทรอนิกส์คอมพิวเตอร์แห่งชาติ สํานักงานพัฒนาวิทยาศาสตร์และเทคโนโลยีแห่งชาติที่ให้ทุนสนับสนุนในการทําโครงการ ขอขอบคุณภาควิชาคอมพิวเตอร์ คณะวิทยาศาสตร์ มหาวิทยาลัยศิลปากรที่จัด อบรม การเขียนโปรแกรมคอมพิวเตอร์ และขอขอบคุณ อาจารย์ ดร.ทัศนวรรณ ศูนย์กลาง ที่ให้คําแนะนําการพัฒนาโครงการในครั้งนี้</w:t>
      </w:r>
    </w:p>
    <w:p w14:paraId="233C0F03" w14:textId="73CF87AF" w:rsidR="00BF6CC7" w:rsidRPr="009906BD" w:rsidRDefault="00BF6CC7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B954A78" w14:textId="2190304E" w:rsidR="00BF6CC7" w:rsidRPr="009906BD" w:rsidRDefault="00BF6CC7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3399E0B3" w14:textId="0666C07B" w:rsidR="00BF6CC7" w:rsidRPr="009906BD" w:rsidRDefault="00BF6CC7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EF2D247" w14:textId="5E7C08CB" w:rsidR="00BF6CC7" w:rsidRPr="009906BD" w:rsidRDefault="00BF6CC7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76A4D81" w14:textId="5041A704" w:rsidR="00BF6CC7" w:rsidRPr="009906BD" w:rsidRDefault="00BF6CC7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01B11DB2" w14:textId="16E8C0FA" w:rsidR="00BF6CC7" w:rsidRPr="009906BD" w:rsidRDefault="00BF6CC7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A400438" w14:textId="60761AFE" w:rsidR="00BF6CC7" w:rsidRPr="009906BD" w:rsidRDefault="00BF6CC7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DF65F1C" w14:textId="1EC4FC30" w:rsidR="00BF6CC7" w:rsidRPr="009906BD" w:rsidRDefault="00BF6CC7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060B7D21" w14:textId="227A67B0" w:rsidR="00BF6CC7" w:rsidRPr="009906BD" w:rsidRDefault="00BF6CC7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4CE884B5" w14:textId="6508C947" w:rsidR="00BF6CC7" w:rsidRPr="009906BD" w:rsidRDefault="00BF6CC7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1D1E8D93" w14:textId="70F80552" w:rsidR="00BF6CC7" w:rsidRPr="009906BD" w:rsidRDefault="00BF6CC7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5F1009D" w14:textId="7159A2A8" w:rsidR="00BF6CC7" w:rsidRPr="009906BD" w:rsidRDefault="00BF6CC7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16C1EEF6" w14:textId="784BC11A" w:rsidR="00BF6CC7" w:rsidRPr="009906BD" w:rsidRDefault="00BF6CC7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0D3BF7DD" w14:textId="6FCB8586" w:rsidR="00BF6CC7" w:rsidRPr="009906BD" w:rsidRDefault="00BF6CC7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6DCE571E" w14:textId="13C08159" w:rsidR="00BF6CC7" w:rsidRPr="009906BD" w:rsidRDefault="00BF6CC7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3E1950FB" w14:textId="6F5BAB5D" w:rsidR="00BF6CC7" w:rsidRPr="009906BD" w:rsidRDefault="00BF6CC7" w:rsidP="000D330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37FE6B1" w14:textId="3ADCD7F1" w:rsidR="00BF6CC7" w:rsidRPr="009906BD" w:rsidRDefault="00BF6CC7" w:rsidP="00202414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ชื่อโครงการ</w:t>
      </w: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</w:r>
      <w:r w:rsidR="00125B0D" w:rsidRPr="009906BD">
        <w:rPr>
          <w:rFonts w:ascii="TH Sarabun New" w:hAnsi="TH Sarabun New" w:cs="TH Sarabun New"/>
          <w:sz w:val="32"/>
          <w:szCs w:val="32"/>
          <w:cs/>
        </w:rPr>
        <w:t>การเยื้องเพื่อการรู้จำภาษาธรรมชาติอย่างชาญฉลาด</w:t>
      </w:r>
    </w:p>
    <w:p w14:paraId="73CCB837" w14:textId="002DAF4D" w:rsidR="00BF6CC7" w:rsidRPr="009906BD" w:rsidRDefault="00BF6CC7" w:rsidP="00202414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ผู้พัฒนา</w:t>
      </w: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  <w:cs/>
        </w:rPr>
        <w:t>นายภัคพล พงษ์ทวี</w:t>
      </w:r>
      <w:r w:rsidR="00DE676C" w:rsidRPr="009906B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906BD">
        <w:rPr>
          <w:rFonts w:ascii="TH Sarabun New" w:hAnsi="TH Sarabun New" w:cs="TH Sarabun New"/>
          <w:sz w:val="32"/>
          <w:szCs w:val="32"/>
          <w:cs/>
        </w:rPr>
        <w:t>คณะวิทยาศาสตร์ มหาวิทยาลัยศิลปากร</w:t>
      </w:r>
    </w:p>
    <w:p w14:paraId="75C07203" w14:textId="77777777" w:rsidR="001F3D3A" w:rsidRPr="009906BD" w:rsidRDefault="00BF6CC7" w:rsidP="001F3D3A">
      <w:pPr>
        <w:pBdr>
          <w:bottom w:val="single" w:sz="6" w:space="1" w:color="auto"/>
        </w:pBdr>
        <w:spacing w:line="36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อาจารย์ที่ปรึกษา</w:t>
      </w: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9906BD">
        <w:rPr>
          <w:rFonts w:ascii="TH Sarabun New" w:hAnsi="TH Sarabun New" w:cs="TH Sarabun New"/>
          <w:sz w:val="32"/>
          <w:szCs w:val="32"/>
          <w:cs/>
        </w:rPr>
        <w:t>อาจารย์ ดร.ทัศนวรรณ ศูนย์กลาง</w:t>
      </w:r>
    </w:p>
    <w:p w14:paraId="4B3D362B" w14:textId="532EE71D" w:rsidR="001F3D3A" w:rsidRPr="009906BD" w:rsidRDefault="001F3D3A" w:rsidP="009B03FD">
      <w:pPr>
        <w:spacing w:before="240"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บทคัดย่อ</w:t>
      </w:r>
    </w:p>
    <w:p w14:paraId="092A83CA" w14:textId="630453DD" w:rsidR="00C9337B" w:rsidRPr="009906BD" w:rsidRDefault="00970A19" w:rsidP="00FB5E17">
      <w:pPr>
        <w:ind w:firstLine="720"/>
        <w:jc w:val="thaiDistribute"/>
        <w:rPr>
          <w:rFonts w:ascii="TH Sarabun New" w:hAnsi="TH Sarabun New" w:cs="TH Sarabun New"/>
          <w:b/>
          <w:sz w:val="32"/>
          <w:szCs w:val="32"/>
        </w:rPr>
      </w:pP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ระบบสนทนาโต้ตอบอัตโนมัติคือโปรแกรมคอมพิวเตอร์ที่ดำเนินการสนทนาโต้ตอบกับผู้ใช้ ซึ่งในปัจจุบันเราสามารถพัฒนาระบบสนทนาโต้ตอบอัตโนมัติได้ด้วยภาษา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AIML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แต่ว่าภาษา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AIML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นั้นมีไวยากรณ์เหมือนภาษา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XML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คือการใช้แท็กเปิดและปิดซึ่งทำให้ผู้สร้างสามารถอ่านโค้ดได้ยาก และโค้ดที่เขียนขึ้นมามีความยาวมาก จึงทำให้การพัฒนาเป็นไปได้อย่างล่าช้า อีกทั้งตัวแปลภาษาของ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AIML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ส่วนใหญ่ไม่รองรับการใช้นิพจน์กับภาษาไทยเนื่องจากภาษาอังกฤษจะมีการแบ่งคำด้วยช่องว่างซึ่งไม่พบในภาษาไทย ผู้พัฒนาจึงมีความคิดที่</w:t>
      </w:r>
      <w:r w:rsidR="00A82690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จะใช้ </w:t>
      </w:r>
      <w:r w:rsidR="00D32C10">
        <w:rPr>
          <w:rFonts w:ascii="TH Sarabun New" w:eastAsia="TH SarabunPSK" w:hAnsi="TH Sarabun New" w:cs="TH Sarabun New"/>
          <w:sz w:val="32"/>
          <w:szCs w:val="32"/>
          <w:cs/>
        </w:rPr>
        <w:t>การเยื้องของโค้ดให้เป็นประโยชน์</w:t>
      </w:r>
      <w:r w:rsidR="00A82690">
        <w:rPr>
          <w:rFonts w:ascii="TH Sarabun New" w:eastAsia="TH SarabunPSK" w:hAnsi="TH Sarabun New" w:cs="TH Sarabun New" w:hint="cs"/>
          <w:sz w:val="32"/>
          <w:szCs w:val="32"/>
          <w:cs/>
        </w:rPr>
        <w:t>สำหรับการระบุ</w:t>
      </w:r>
      <w:r w:rsidR="009906BD" w:rsidRPr="009906BD">
        <w:rPr>
          <w:rFonts w:ascii="TH Sarabun New" w:eastAsia="TH SarabunPSK" w:hAnsi="TH Sarabun New" w:cs="TH Sarabun New"/>
          <w:sz w:val="32"/>
          <w:szCs w:val="32"/>
          <w:cs/>
        </w:rPr>
        <w:t>รูปแบบของประโยคคำถามและคำตอบในการสร้างระบบสนทนาโต้ตอบอัตโนมัติ</w:t>
      </w:r>
      <w:r w:rsidR="00216D30">
        <w:rPr>
          <w:rFonts w:ascii="TH Sarabun New" w:hAnsi="TH Sarabun New" w:cs="TH Sarabun New" w:hint="cs"/>
          <w:b/>
          <w:sz w:val="32"/>
          <w:szCs w:val="32"/>
          <w:cs/>
        </w:rPr>
        <w:t xml:space="preserve"> </w:t>
      </w:r>
      <w:r w:rsidR="00A82690">
        <w:rPr>
          <w:rFonts w:ascii="TH Sarabun New" w:hAnsi="TH Sarabun New" w:cs="TH Sarabun New" w:hint="cs"/>
          <w:b/>
          <w:sz w:val="32"/>
          <w:szCs w:val="32"/>
          <w:cs/>
        </w:rPr>
        <w:t>ซึ่งจะช่วย</w:t>
      </w:r>
      <w:r w:rsidR="00216D30">
        <w:rPr>
          <w:rFonts w:ascii="TH Sarabun New" w:hAnsi="TH Sarabun New" w:cs="TH Sarabun New" w:hint="cs"/>
          <w:b/>
          <w:sz w:val="32"/>
          <w:szCs w:val="32"/>
          <w:cs/>
        </w:rPr>
        <w:t>ให้</w:t>
      </w:r>
      <w:r w:rsidR="00216D30" w:rsidRPr="009906BD">
        <w:rPr>
          <w:rFonts w:ascii="TH Sarabun New" w:eastAsia="TH SarabunPSK" w:hAnsi="TH Sarabun New" w:cs="TH Sarabun New"/>
          <w:sz w:val="32"/>
          <w:szCs w:val="32"/>
          <w:cs/>
        </w:rPr>
        <w:t>ผู้ที่กำลังศึกษาการสร้างระบบสนทนาโต้ตอบอัตโนมัติ</w:t>
      </w:r>
      <w:r w:rsidR="00746541">
        <w:rPr>
          <w:rFonts w:ascii="TH Sarabun New" w:eastAsia="TH SarabunPSK" w:hAnsi="TH Sarabun New" w:cs="TH Sarabun New" w:hint="cs"/>
          <w:sz w:val="32"/>
          <w:szCs w:val="32"/>
          <w:cs/>
        </w:rPr>
        <w:t>สามารถใช้งานได้ง่าย</w:t>
      </w:r>
      <w:r w:rsidR="00216D30" w:rsidRPr="009906BD">
        <w:rPr>
          <w:rFonts w:ascii="TH Sarabun New" w:eastAsia="TH SarabunPSK" w:hAnsi="TH Sarabun New" w:cs="TH Sarabun New"/>
          <w:sz w:val="32"/>
          <w:szCs w:val="32"/>
          <w:cs/>
        </w:rPr>
        <w:t>และยังทำให</w:t>
      </w:r>
      <w:r w:rsidR="00216D30">
        <w:rPr>
          <w:rFonts w:ascii="TH Sarabun New" w:eastAsia="TH SarabunPSK" w:hAnsi="TH Sarabun New" w:cs="TH Sarabun New"/>
          <w:sz w:val="32"/>
          <w:szCs w:val="32"/>
          <w:cs/>
        </w:rPr>
        <w:t xml:space="preserve">้สามารถพัฒนาระบบได้อย่างรวดเร็ว </w:t>
      </w:r>
      <w:r w:rsidR="00A82690">
        <w:rPr>
          <w:rFonts w:ascii="TH Sarabun New" w:eastAsia="TH SarabunPSK" w:hAnsi="TH Sarabun New" w:cs="TH Sarabun New" w:hint="cs"/>
          <w:sz w:val="32"/>
          <w:szCs w:val="32"/>
          <w:cs/>
        </w:rPr>
        <w:t>โครงการนี้จึงได้พัฒนาภาษาไอรินซึ่งเป็นภาษาที่ใช้</w:t>
      </w:r>
      <w:r w:rsidR="00A82690" w:rsidRPr="009906BD">
        <w:rPr>
          <w:rFonts w:ascii="TH Sarabun New" w:eastAsia="TH SarabunPSK" w:hAnsi="TH Sarabun New" w:cs="TH Sarabun New"/>
          <w:sz w:val="32"/>
          <w:szCs w:val="32"/>
          <w:cs/>
        </w:rPr>
        <w:t>การเยื้องเพื่อการรู้จำภาษาธรรมชาติอย่างชาญฉลาด</w:t>
      </w:r>
      <w:r w:rsidR="00A82690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9906BD">
        <w:rPr>
          <w:rFonts w:ascii="TH Sarabun New" w:hAnsi="TH Sarabun New" w:cs="TH Sarabun New" w:hint="cs"/>
          <w:b/>
          <w:sz w:val="32"/>
          <w:szCs w:val="32"/>
          <w:cs/>
        </w:rPr>
        <w:t>พร้อมทั้งยังสร้างตัวแปลภาษาไอรินขึ้นมา</w:t>
      </w:r>
      <w:r w:rsidR="00A82690">
        <w:rPr>
          <w:rFonts w:ascii="TH Sarabun New" w:hAnsi="TH Sarabun New" w:cs="TH Sarabun New" w:hint="cs"/>
          <w:b/>
          <w:sz w:val="32"/>
          <w:szCs w:val="32"/>
          <w:cs/>
        </w:rPr>
        <w:t xml:space="preserve"> </w:t>
      </w:r>
      <w:r w:rsidR="007C12BA">
        <w:rPr>
          <w:rFonts w:ascii="TH Sarabun New" w:hAnsi="TH Sarabun New" w:cs="TH Sarabun New" w:hint="cs"/>
          <w:b/>
          <w:sz w:val="32"/>
          <w:szCs w:val="32"/>
          <w:cs/>
        </w:rPr>
        <w:t>จากการทดสอบโดยใช้กรณีตัว</w:t>
      </w:r>
      <w:r w:rsidR="005556D3">
        <w:rPr>
          <w:rFonts w:ascii="TH Sarabun New" w:hAnsi="TH Sarabun New" w:cs="TH Sarabun New" w:hint="cs"/>
          <w:b/>
          <w:sz w:val="32"/>
          <w:szCs w:val="32"/>
          <w:cs/>
        </w:rPr>
        <w:t>อย่าง</w:t>
      </w:r>
      <w:r w:rsidR="007F02E1">
        <w:rPr>
          <w:rFonts w:ascii="TH Sarabun New" w:hAnsi="TH Sarabun New" w:cs="TH Sarabun New" w:hint="cs"/>
          <w:b/>
          <w:sz w:val="32"/>
          <w:szCs w:val="32"/>
          <w:cs/>
        </w:rPr>
        <w:t xml:space="preserve"> 250 กรณีพบว่า</w:t>
      </w:r>
      <w:r w:rsidR="009906BD">
        <w:rPr>
          <w:rFonts w:ascii="TH Sarabun New" w:hAnsi="TH Sarabun New" w:cs="TH Sarabun New" w:hint="cs"/>
          <w:b/>
          <w:sz w:val="32"/>
          <w:szCs w:val="32"/>
          <w:cs/>
        </w:rPr>
        <w:t>ตัวแปลภาษาไอรินนั้นสามารถทำงานได้อย่างถูกต้อง</w:t>
      </w:r>
    </w:p>
    <w:p w14:paraId="5364ABA6" w14:textId="180DF33E" w:rsidR="00C9337B" w:rsidRPr="009906BD" w:rsidRDefault="00C9337B" w:rsidP="00945263">
      <w:pPr>
        <w:spacing w:before="100" w:beforeAutospacing="1" w:after="100" w:afterAutospacing="1" w:line="240" w:lineRule="auto"/>
        <w:jc w:val="thaiDistribute"/>
        <w:rPr>
          <w:rFonts w:ascii="TH Sarabun New" w:hAnsi="TH Sarabun New" w:cs="TH Sarabun New"/>
          <w:bCs/>
          <w:sz w:val="32"/>
          <w:szCs w:val="32"/>
        </w:rPr>
      </w:pPr>
    </w:p>
    <w:p w14:paraId="2872D54D" w14:textId="4C39D3BD" w:rsidR="00C9337B" w:rsidRPr="009906BD" w:rsidRDefault="00C9337B" w:rsidP="00945263">
      <w:pPr>
        <w:spacing w:before="100" w:beforeAutospacing="1" w:after="100" w:afterAutospacing="1" w:line="240" w:lineRule="auto"/>
        <w:jc w:val="thaiDistribute"/>
        <w:rPr>
          <w:rFonts w:ascii="TH Sarabun New" w:hAnsi="TH Sarabun New" w:cs="TH Sarabun New"/>
          <w:bCs/>
          <w:sz w:val="32"/>
          <w:szCs w:val="32"/>
        </w:rPr>
      </w:pPr>
    </w:p>
    <w:p w14:paraId="617CCD5A" w14:textId="597C6B2B" w:rsidR="00C9337B" w:rsidRPr="009906BD" w:rsidRDefault="00C9337B" w:rsidP="00945263">
      <w:pPr>
        <w:spacing w:before="100" w:beforeAutospacing="1" w:after="100" w:afterAutospacing="1" w:line="240" w:lineRule="auto"/>
        <w:jc w:val="thaiDistribute"/>
        <w:rPr>
          <w:rFonts w:ascii="TH Sarabun New" w:hAnsi="TH Sarabun New" w:cs="TH Sarabun New"/>
          <w:bCs/>
          <w:sz w:val="32"/>
          <w:szCs w:val="32"/>
        </w:rPr>
      </w:pPr>
    </w:p>
    <w:p w14:paraId="15283F66" w14:textId="7E7EE27A" w:rsidR="00C9337B" w:rsidRPr="009906BD" w:rsidRDefault="00C9337B" w:rsidP="00945263">
      <w:pPr>
        <w:spacing w:before="100" w:beforeAutospacing="1" w:after="100" w:afterAutospacing="1" w:line="240" w:lineRule="auto"/>
        <w:jc w:val="thaiDistribute"/>
        <w:rPr>
          <w:rFonts w:ascii="TH Sarabun New" w:hAnsi="TH Sarabun New" w:cs="TH Sarabun New"/>
          <w:bCs/>
          <w:sz w:val="32"/>
          <w:szCs w:val="32"/>
        </w:rPr>
      </w:pPr>
    </w:p>
    <w:p w14:paraId="64C36FDC" w14:textId="2ACA0D57" w:rsidR="00C9337B" w:rsidRPr="009906BD" w:rsidRDefault="00C9337B" w:rsidP="00945263">
      <w:pPr>
        <w:spacing w:before="100" w:beforeAutospacing="1" w:after="100" w:afterAutospacing="1" w:line="240" w:lineRule="auto"/>
        <w:jc w:val="thaiDistribute"/>
        <w:rPr>
          <w:rFonts w:ascii="TH Sarabun New" w:hAnsi="TH Sarabun New" w:cs="TH Sarabun New"/>
          <w:bCs/>
          <w:sz w:val="32"/>
          <w:szCs w:val="32"/>
        </w:rPr>
      </w:pPr>
    </w:p>
    <w:p w14:paraId="246E9481" w14:textId="4143E0CB" w:rsidR="000D3300" w:rsidRPr="009906BD" w:rsidRDefault="000D3300" w:rsidP="00945263">
      <w:pPr>
        <w:spacing w:before="100" w:beforeAutospacing="1" w:after="100" w:afterAutospacing="1" w:line="240" w:lineRule="auto"/>
        <w:jc w:val="thaiDistribute"/>
        <w:rPr>
          <w:rFonts w:ascii="TH Sarabun New" w:hAnsi="TH Sarabun New" w:cs="TH Sarabun New"/>
          <w:bCs/>
          <w:sz w:val="32"/>
          <w:szCs w:val="32"/>
        </w:rPr>
      </w:pPr>
    </w:p>
    <w:p w14:paraId="6413B3F8" w14:textId="77777777" w:rsidR="000D3300" w:rsidRPr="009906BD" w:rsidRDefault="000D3300" w:rsidP="00945263">
      <w:pPr>
        <w:spacing w:before="100" w:beforeAutospacing="1" w:after="100" w:afterAutospacing="1" w:line="240" w:lineRule="auto"/>
        <w:jc w:val="thaiDistribute"/>
        <w:rPr>
          <w:rFonts w:ascii="TH Sarabun New" w:hAnsi="TH Sarabun New" w:cs="TH Sarabun New"/>
          <w:bCs/>
          <w:sz w:val="32"/>
          <w:szCs w:val="32"/>
        </w:rPr>
      </w:pPr>
    </w:p>
    <w:p w14:paraId="05ACCFA0" w14:textId="49FE8A7D" w:rsidR="00C9337B" w:rsidRPr="009906BD" w:rsidRDefault="00C9337B" w:rsidP="00945263">
      <w:pPr>
        <w:spacing w:before="100" w:beforeAutospacing="1" w:after="100" w:afterAutospacing="1" w:line="240" w:lineRule="auto"/>
        <w:jc w:val="thaiDistribute"/>
        <w:rPr>
          <w:rFonts w:ascii="TH Sarabun New" w:hAnsi="TH Sarabun New" w:cs="TH Sarabun New"/>
          <w:bCs/>
          <w:sz w:val="32"/>
          <w:szCs w:val="32"/>
        </w:rPr>
      </w:pPr>
    </w:p>
    <w:p w14:paraId="461C4972" w14:textId="560050BD" w:rsidR="009B03FD" w:rsidRPr="009906BD" w:rsidRDefault="009B03FD" w:rsidP="00945263">
      <w:pPr>
        <w:spacing w:before="100" w:beforeAutospacing="1" w:after="100" w:afterAutospacing="1" w:line="240" w:lineRule="auto"/>
        <w:jc w:val="thaiDistribute"/>
        <w:rPr>
          <w:rFonts w:ascii="TH Sarabun New" w:hAnsi="TH Sarabun New" w:cs="TH Sarabun New"/>
          <w:bCs/>
          <w:sz w:val="32"/>
          <w:szCs w:val="32"/>
        </w:rPr>
      </w:pPr>
    </w:p>
    <w:p w14:paraId="76CED472" w14:textId="40D01D5B" w:rsidR="00C9337B" w:rsidRPr="00216D30" w:rsidRDefault="00C9337B" w:rsidP="00945263">
      <w:pPr>
        <w:spacing w:before="100" w:beforeAutospacing="1" w:after="100" w:afterAutospacing="1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คำสำคัญ:</w:t>
      </w:r>
      <w:r w:rsidR="00216D3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216D30">
        <w:rPr>
          <w:rFonts w:ascii="TH Sarabun New" w:hAnsi="TH Sarabun New" w:cs="TH Sarabun New" w:hint="cs"/>
          <w:b/>
          <w:bCs/>
          <w:sz w:val="32"/>
          <w:szCs w:val="32"/>
          <w:cs/>
        </w:rPr>
        <w:t>ระบบสนทนาโต้ตอบอัตโนมัติ</w:t>
      </w:r>
      <w:r w:rsidR="00216D30">
        <w:rPr>
          <w:rFonts w:ascii="TH Sarabun New" w:hAnsi="TH Sarabun New" w:cs="TH Sarabun New"/>
          <w:b/>
          <w:bCs/>
          <w:sz w:val="32"/>
          <w:szCs w:val="32"/>
        </w:rPr>
        <w:t>,</w:t>
      </w:r>
      <w:r w:rsidR="00216D30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216D30">
        <w:rPr>
          <w:rFonts w:ascii="TH Sarabun New" w:hAnsi="TH Sarabun New" w:cs="TH Sarabun New"/>
          <w:b/>
          <w:bCs/>
          <w:sz w:val="32"/>
          <w:szCs w:val="32"/>
        </w:rPr>
        <w:t>AIML,</w:t>
      </w:r>
      <w:r w:rsidR="00216D30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การเยื้อง</w:t>
      </w:r>
    </w:p>
    <w:p w14:paraId="48678D89" w14:textId="2F3BA012" w:rsidR="00C9337B" w:rsidRPr="009906BD" w:rsidRDefault="00C9337B" w:rsidP="001F3D3A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</w:rPr>
        <w:lastRenderedPageBreak/>
        <w:t>Project title</w:t>
      </w:r>
      <w:r w:rsidRPr="009906BD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9906BD">
        <w:rPr>
          <w:rFonts w:ascii="TH Sarabun New" w:hAnsi="TH Sarabun New" w:cs="TH Sarabun New"/>
          <w:b/>
          <w:bCs/>
          <w:sz w:val="32"/>
          <w:szCs w:val="32"/>
        </w:rPr>
        <w:tab/>
      </w:r>
      <w:r w:rsidR="00DE676C" w:rsidRPr="009906BD">
        <w:rPr>
          <w:rFonts w:ascii="TH Sarabun New" w:hAnsi="TH Sarabun New" w:cs="TH Sarabun New"/>
          <w:sz w:val="32"/>
          <w:szCs w:val="32"/>
        </w:rPr>
        <w:t>Indent to Recognize for Intelligent Natural language</w:t>
      </w:r>
    </w:p>
    <w:p w14:paraId="44F70ED6" w14:textId="6FD5F773" w:rsidR="00C9337B" w:rsidRPr="009906BD" w:rsidRDefault="00DE676C" w:rsidP="00DE676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</w:rPr>
        <w:t>Candidate</w:t>
      </w: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  <w:t>Pakkapon Phongthawee Faculty of Science Silpakorn University</w:t>
      </w:r>
    </w:p>
    <w:p w14:paraId="6DFAB69F" w14:textId="2B1B627B" w:rsidR="00215A4C" w:rsidRPr="009906BD" w:rsidRDefault="00DE676C" w:rsidP="00282E8C">
      <w:pPr>
        <w:pBdr>
          <w:bottom w:val="single" w:sz="6" w:space="1" w:color="auto"/>
        </w:pBdr>
        <w:spacing w:after="0" w:line="36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</w:rPr>
        <w:t>Project Advisor</w:t>
      </w:r>
      <w:r w:rsidRPr="009906BD">
        <w:rPr>
          <w:rFonts w:ascii="TH Sarabun New" w:hAnsi="TH Sarabun New" w:cs="TH Sarabun New"/>
          <w:b/>
          <w:bCs/>
          <w:sz w:val="32"/>
          <w:szCs w:val="32"/>
        </w:rPr>
        <w:tab/>
      </w:r>
      <w:r w:rsidR="003A177B" w:rsidRPr="009906BD">
        <w:rPr>
          <w:rFonts w:ascii="TH Sarabun New" w:hAnsi="TH Sarabun New" w:cs="TH Sarabun New"/>
          <w:sz w:val="32"/>
          <w:szCs w:val="32"/>
        </w:rPr>
        <w:t>Dr</w:t>
      </w:r>
      <w:r w:rsidR="003A177B"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="003A177B" w:rsidRPr="009906BD">
        <w:rPr>
          <w:rFonts w:ascii="TH Sarabun New" w:hAnsi="TH Sarabun New" w:cs="TH Sarabun New"/>
          <w:sz w:val="32"/>
          <w:szCs w:val="32"/>
        </w:rPr>
        <w:t>Tassanawan Soonklang</w:t>
      </w:r>
    </w:p>
    <w:p w14:paraId="03C1C908" w14:textId="0CDBF20E" w:rsidR="003A177B" w:rsidRPr="009906BD" w:rsidRDefault="00852EC4" w:rsidP="00282E8C">
      <w:pPr>
        <w:spacing w:before="240"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</w:rPr>
        <w:t>Abstract</w:t>
      </w:r>
    </w:p>
    <w:p w14:paraId="6B6A9F14" w14:textId="342722F6" w:rsidR="00AC23E0" w:rsidRPr="009906BD" w:rsidRDefault="00B4027D" w:rsidP="00966E27">
      <w:pPr>
        <w:spacing w:after="100" w:afterAutospacing="1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="TH SarabunPSK" w:hAnsi="TH Sarabun New" w:cs="TH Sarabun New"/>
          <w:sz w:val="32"/>
          <w:szCs w:val="32"/>
        </w:rPr>
        <w:t xml:space="preserve">Chatter bot is a program </w:t>
      </w:r>
      <w:r w:rsidR="00E2279D" w:rsidRPr="00E2279D">
        <w:rPr>
          <w:rFonts w:ascii="TH Sarabun New" w:eastAsia="TH SarabunPSK" w:hAnsi="TH Sarabun New" w:cs="TH Sarabun New"/>
          <w:sz w:val="32"/>
          <w:szCs w:val="32"/>
        </w:rPr>
        <w:t>that performs interactive dialogue with users</w:t>
      </w:r>
      <w:r w:rsidR="00261827">
        <w:rPr>
          <w:rFonts w:ascii="TH Sarabun New" w:eastAsia="TH SarabunPSK" w:hAnsi="TH Sarabun New" w:cs="TH Sarabun New"/>
          <w:sz w:val="32"/>
          <w:szCs w:val="32"/>
          <w:cs/>
        </w:rPr>
        <w:t xml:space="preserve">. </w:t>
      </w:r>
      <w:r w:rsidR="006A711F">
        <w:rPr>
          <w:rFonts w:ascii="TH Sarabun New" w:eastAsia="TH SarabunPSK" w:hAnsi="TH Sarabun New" w:cs="TH Sarabun New"/>
          <w:sz w:val="32"/>
          <w:szCs w:val="32"/>
        </w:rPr>
        <w:t>Nowadays</w:t>
      </w:r>
      <w:r w:rsidR="00261827" w:rsidRPr="00261827">
        <w:rPr>
          <w:rFonts w:ascii="TH Sarabun New" w:eastAsia="TH SarabunPSK" w:hAnsi="TH Sarabun New" w:cs="TH Sarabun New"/>
          <w:sz w:val="32"/>
          <w:szCs w:val="32"/>
        </w:rPr>
        <w:t xml:space="preserve">, </w:t>
      </w:r>
      <w:r w:rsidR="00261827">
        <w:rPr>
          <w:rFonts w:ascii="TH Sarabun New" w:eastAsia="TH SarabunPSK" w:hAnsi="TH Sarabun New" w:cs="TH Sarabun New"/>
          <w:sz w:val="32"/>
          <w:szCs w:val="32"/>
        </w:rPr>
        <w:t>w</w:t>
      </w:r>
      <w:r w:rsidR="00FD2321">
        <w:rPr>
          <w:rFonts w:ascii="TH Sarabun New" w:eastAsia="TH SarabunPSK" w:hAnsi="TH Sarabun New" w:cs="TH Sarabun New"/>
          <w:sz w:val="32"/>
          <w:szCs w:val="32"/>
        </w:rPr>
        <w:t>e develop chatter bot by using AIML</w:t>
      </w:r>
      <w:r w:rsidR="00261827">
        <w:rPr>
          <w:rFonts w:ascii="TH Sarabun New" w:eastAsia="TH SarabunPSK" w:hAnsi="TH Sarabun New" w:cs="TH Sarabun New"/>
          <w:sz w:val="32"/>
          <w:szCs w:val="32"/>
          <w:cs/>
        </w:rPr>
        <w:t xml:space="preserve">. </w:t>
      </w:r>
      <w:r w:rsidR="00921D1A">
        <w:rPr>
          <w:rFonts w:ascii="TH Sarabun New" w:eastAsia="TH SarabunPSK" w:hAnsi="TH Sarabun New" w:cs="TH Sarabun New"/>
          <w:sz w:val="32"/>
          <w:szCs w:val="32"/>
        </w:rPr>
        <w:t>AIML use syntax like XML by</w:t>
      </w:r>
      <w:r w:rsidR="0053674B" w:rsidRPr="0053674B">
        <w:rPr>
          <w:rFonts w:ascii="TH Sarabun New" w:eastAsia="TH SarabunPSK" w:hAnsi="TH Sarabun New" w:cs="TH Sarabun New"/>
          <w:sz w:val="32"/>
          <w:szCs w:val="32"/>
        </w:rPr>
        <w:t xml:space="preserve"> using opening tag and closing tag that make code </w:t>
      </w:r>
      <w:r w:rsidR="007F02E1">
        <w:rPr>
          <w:rFonts w:ascii="TH Sarabun New" w:eastAsia="TH SarabunPSK" w:hAnsi="TH Sarabun New" w:cs="TH Sarabun New"/>
          <w:sz w:val="32"/>
          <w:szCs w:val="32"/>
        </w:rPr>
        <w:t>difficulty</w:t>
      </w:r>
      <w:r w:rsidR="00622698">
        <w:rPr>
          <w:rFonts w:ascii="TH Sarabun New" w:eastAsia="TH SarabunPSK" w:hAnsi="TH Sarabun New" w:cs="TH Sarabun New"/>
          <w:sz w:val="32"/>
          <w:szCs w:val="32"/>
        </w:rPr>
        <w:t xml:space="preserve"> to read and </w:t>
      </w:r>
      <w:r w:rsidR="007F02E1">
        <w:rPr>
          <w:rFonts w:ascii="TH Sarabun New" w:eastAsia="TH SarabunPSK" w:hAnsi="TH Sarabun New" w:cs="TH Sarabun New"/>
          <w:sz w:val="32"/>
          <w:szCs w:val="32"/>
        </w:rPr>
        <w:t xml:space="preserve">the source code tend to be very </w:t>
      </w:r>
      <w:r w:rsidR="00622698">
        <w:rPr>
          <w:rFonts w:ascii="TH Sarabun New" w:eastAsia="TH SarabunPSK" w:hAnsi="TH Sarabun New" w:cs="TH Sarabun New"/>
          <w:sz w:val="32"/>
          <w:szCs w:val="32"/>
        </w:rPr>
        <w:t>long</w:t>
      </w:r>
      <w:r w:rsidR="00622698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DF40B2" w:rsidRPr="00DF40B2">
        <w:rPr>
          <w:rFonts w:ascii="TH Sarabun New" w:eastAsia="TH SarabunPSK" w:hAnsi="TH Sarabun New" w:cs="TH Sarabun New"/>
          <w:sz w:val="32"/>
          <w:szCs w:val="32"/>
        </w:rPr>
        <w:t>Th</w:t>
      </w:r>
      <w:r w:rsidR="007F02E1">
        <w:rPr>
          <w:rFonts w:ascii="TH Sarabun New" w:eastAsia="TH SarabunPSK" w:hAnsi="TH Sarabun New" w:cs="TH Sarabun New"/>
          <w:sz w:val="32"/>
          <w:szCs w:val="32"/>
        </w:rPr>
        <w:t>us,</w:t>
      </w:r>
      <w:r w:rsidR="00DF40B2" w:rsidRPr="00DF40B2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7F02E1">
        <w:rPr>
          <w:rFonts w:ascii="TH Sarabun New" w:eastAsia="TH SarabunPSK" w:hAnsi="TH Sarabun New" w:cs="TH Sarabun New"/>
          <w:sz w:val="32"/>
          <w:szCs w:val="32"/>
        </w:rPr>
        <w:t xml:space="preserve">the </w:t>
      </w:r>
      <w:r w:rsidR="00DF40B2" w:rsidRPr="00DF40B2">
        <w:rPr>
          <w:rFonts w:ascii="TH Sarabun New" w:eastAsia="TH SarabunPSK" w:hAnsi="TH Sarabun New" w:cs="TH Sarabun New"/>
          <w:sz w:val="32"/>
          <w:szCs w:val="32"/>
        </w:rPr>
        <w:t xml:space="preserve">chatter bot </w:t>
      </w:r>
      <w:r w:rsidR="007F02E1">
        <w:rPr>
          <w:rFonts w:ascii="TH Sarabun New" w:eastAsia="TH SarabunPSK" w:hAnsi="TH Sarabun New" w:cs="TH Sarabun New"/>
          <w:sz w:val="32"/>
          <w:szCs w:val="32"/>
        </w:rPr>
        <w:t>is developed quit</w:t>
      </w:r>
      <w:r w:rsidR="00DF40B2" w:rsidRPr="00DF40B2">
        <w:rPr>
          <w:rFonts w:ascii="TH Sarabun New" w:eastAsia="TH SarabunPSK" w:hAnsi="TH Sarabun New" w:cs="TH Sarabun New"/>
          <w:sz w:val="32"/>
          <w:szCs w:val="32"/>
        </w:rPr>
        <w:t xml:space="preserve"> slow</w:t>
      </w:r>
      <w:r w:rsidR="00DF40B2" w:rsidRPr="00DF40B2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DF40B2" w:rsidRPr="00DF40B2">
        <w:rPr>
          <w:rFonts w:ascii="TH Sarabun New" w:eastAsia="TH SarabunPSK" w:hAnsi="TH Sarabun New" w:cs="TH Sarabun New"/>
          <w:sz w:val="32"/>
          <w:szCs w:val="32"/>
        </w:rPr>
        <w:t>Moreover, most of AIML's interpreters are not support using expression with Thai</w:t>
      </w:r>
      <w:r w:rsidR="007F02E1">
        <w:rPr>
          <w:rFonts w:ascii="TH Sarabun New" w:eastAsia="TH SarabunPSK" w:hAnsi="TH Sarabun New" w:cs="TH Sarabun New"/>
          <w:sz w:val="32"/>
          <w:szCs w:val="32"/>
        </w:rPr>
        <w:t>, since</w:t>
      </w:r>
      <w:r w:rsidR="002F2196" w:rsidRPr="002F2196">
        <w:rPr>
          <w:rFonts w:ascii="TH Sarabun New" w:eastAsia="TH SarabunPSK" w:hAnsi="TH Sarabun New" w:cs="TH Sarabun New"/>
          <w:sz w:val="32"/>
          <w:szCs w:val="32"/>
        </w:rPr>
        <w:t>there</w:t>
      </w:r>
      <w:r w:rsidR="007F02E1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7F02E1">
        <w:rPr>
          <w:rFonts w:ascii="TH Sarabun New" w:eastAsia="TH SarabunPSK" w:hAnsi="TH Sarabun New" w:cs="TH Sarabun New"/>
          <w:sz w:val="32"/>
          <w:szCs w:val="32"/>
        </w:rPr>
        <w:t>i</w:t>
      </w:r>
      <w:r w:rsidR="002F2196" w:rsidRPr="002F2196">
        <w:rPr>
          <w:rFonts w:ascii="TH Sarabun New" w:eastAsia="TH SarabunPSK" w:hAnsi="TH Sarabun New" w:cs="TH Sarabun New"/>
          <w:sz w:val="32"/>
          <w:szCs w:val="32"/>
        </w:rPr>
        <w:t>s space between e</w:t>
      </w:r>
      <w:r w:rsidR="002F2196">
        <w:rPr>
          <w:rFonts w:ascii="TH Sarabun New" w:eastAsia="TH SarabunPSK" w:hAnsi="TH Sarabun New" w:cs="TH Sarabun New"/>
          <w:sz w:val="32"/>
          <w:szCs w:val="32"/>
        </w:rPr>
        <w:t xml:space="preserve">ach word in English </w:t>
      </w:r>
      <w:r w:rsidR="007F02E1">
        <w:rPr>
          <w:rFonts w:ascii="TH Sarabun New" w:eastAsia="TH SarabunPSK" w:hAnsi="TH Sarabun New" w:cs="TH Sarabun New"/>
          <w:sz w:val="32"/>
          <w:szCs w:val="32"/>
        </w:rPr>
        <w:t>but not</w:t>
      </w:r>
      <w:r w:rsidR="002F2196">
        <w:rPr>
          <w:rFonts w:ascii="TH Sarabun New" w:eastAsia="TH SarabunPSK" w:hAnsi="TH Sarabun New" w:cs="TH Sarabun New"/>
          <w:sz w:val="32"/>
          <w:szCs w:val="32"/>
        </w:rPr>
        <w:t xml:space="preserve"> exist</w:t>
      </w:r>
      <w:r w:rsidR="002F2196" w:rsidRPr="002F2196">
        <w:rPr>
          <w:rFonts w:ascii="TH Sarabun New" w:eastAsia="TH SarabunPSK" w:hAnsi="TH Sarabun New" w:cs="TH Sarabun New"/>
          <w:sz w:val="32"/>
          <w:szCs w:val="32"/>
        </w:rPr>
        <w:t xml:space="preserve"> in Thai</w:t>
      </w:r>
      <w:r w:rsidR="002F2196" w:rsidRPr="002F2196">
        <w:rPr>
          <w:rFonts w:ascii="TH Sarabun New" w:eastAsia="TH SarabunPSK" w:hAnsi="TH Sarabun New" w:cs="TH Sarabun New"/>
          <w:sz w:val="32"/>
          <w:szCs w:val="32"/>
          <w:cs/>
        </w:rPr>
        <w:t xml:space="preserve">. </w:t>
      </w:r>
      <w:r w:rsidR="002F2196">
        <w:rPr>
          <w:rFonts w:ascii="TH Sarabun New" w:eastAsia="TH SarabunPSK" w:hAnsi="TH Sarabun New" w:cs="TH Sarabun New"/>
          <w:sz w:val="32"/>
          <w:szCs w:val="32"/>
        </w:rPr>
        <w:t>So t</w:t>
      </w:r>
      <w:r w:rsidR="002F2196" w:rsidRPr="002F2196">
        <w:rPr>
          <w:rFonts w:ascii="TH Sarabun New" w:eastAsia="TH SarabunPSK" w:hAnsi="TH Sarabun New" w:cs="TH Sarabun New"/>
          <w:sz w:val="32"/>
          <w:szCs w:val="32"/>
        </w:rPr>
        <w:t xml:space="preserve">he candidate has an idea to </w:t>
      </w:r>
      <w:r w:rsidR="00746541" w:rsidRPr="00746541">
        <w:rPr>
          <w:rFonts w:ascii="TH Sarabun New" w:hAnsi="TH Sarabun New" w:cs="TH Sarabun New"/>
          <w:sz w:val="32"/>
          <w:szCs w:val="32"/>
        </w:rPr>
        <w:t>use</w:t>
      </w:r>
      <w:r w:rsidR="00746541">
        <w:rPr>
          <w:rFonts w:ascii="TH Sarabun New" w:hAnsi="TH Sarabun New" w:cs="TH Sarabun New"/>
          <w:sz w:val="32"/>
          <w:szCs w:val="32"/>
        </w:rPr>
        <w:t>s</w:t>
      </w:r>
      <w:r w:rsidR="00746541" w:rsidRPr="00746541">
        <w:rPr>
          <w:rFonts w:ascii="TH Sarabun New" w:hAnsi="TH Sarabun New" w:cs="TH Sarabun New"/>
          <w:sz w:val="32"/>
          <w:szCs w:val="32"/>
        </w:rPr>
        <w:t xml:space="preserve"> the indent of code to make the format of questions and answers which are used to create chatter bot</w:t>
      </w:r>
      <w:r w:rsidR="00746541" w:rsidRPr="00746541">
        <w:rPr>
          <w:rFonts w:ascii="TH Sarabun New" w:hAnsi="TH Sarabun New" w:cs="TH Sarabun New"/>
          <w:sz w:val="32"/>
          <w:szCs w:val="32"/>
          <w:cs/>
        </w:rPr>
        <w:t>.</w:t>
      </w:r>
      <w:r w:rsidR="0019183A">
        <w:rPr>
          <w:rFonts w:ascii="TH Sarabun New" w:hAnsi="TH Sarabun New" w:cs="TH Sarabun New" w:hint="cs"/>
          <w:b/>
          <w:sz w:val="32"/>
          <w:szCs w:val="32"/>
          <w:cs/>
        </w:rPr>
        <w:t xml:space="preserve"> </w:t>
      </w:r>
      <w:r w:rsidR="007F02E1">
        <w:rPr>
          <w:rFonts w:ascii="TH Sarabun New" w:hAnsi="TH Sarabun New" w:cs="TH Sarabun New"/>
          <w:bCs/>
          <w:sz w:val="32"/>
          <w:szCs w:val="32"/>
        </w:rPr>
        <w:t>I</w:t>
      </w:r>
      <w:r w:rsidR="0019183A">
        <w:rPr>
          <w:rFonts w:ascii="TH Sarabun New" w:hAnsi="TH Sarabun New" w:cs="TH Sarabun New"/>
          <w:bCs/>
          <w:sz w:val="32"/>
          <w:szCs w:val="32"/>
        </w:rPr>
        <w:t>t</w:t>
      </w:r>
      <w:r w:rsidR="0019183A">
        <w:rPr>
          <w:rFonts w:ascii="TH Sarabun New" w:hAnsi="TH Sarabun New" w:cs="TH Sarabun New"/>
          <w:bCs/>
          <w:sz w:val="32"/>
          <w:szCs w:val="32"/>
          <w:cs/>
        </w:rPr>
        <w:t>’</w:t>
      </w:r>
      <w:r w:rsidR="0019183A">
        <w:rPr>
          <w:rFonts w:ascii="TH Sarabun New" w:hAnsi="TH Sarabun New" w:cs="TH Sarabun New"/>
          <w:bCs/>
          <w:sz w:val="32"/>
          <w:szCs w:val="32"/>
        </w:rPr>
        <w:t>s designed</w:t>
      </w:r>
      <w:r w:rsidR="0019183A" w:rsidRPr="0019183A">
        <w:rPr>
          <w:rFonts w:cs="Angsana New"/>
          <w:szCs w:val="22"/>
          <w:cs/>
        </w:rPr>
        <w:t xml:space="preserve"> </w:t>
      </w:r>
      <w:r w:rsidR="0019183A" w:rsidRPr="0019183A">
        <w:rPr>
          <w:rFonts w:ascii="TH Sarabun New" w:hAnsi="TH Sarabun New" w:cs="TH Sarabun New"/>
          <w:bCs/>
          <w:sz w:val="32"/>
          <w:szCs w:val="32"/>
        </w:rPr>
        <w:t xml:space="preserve">for learners who are studying </w:t>
      </w:r>
      <w:r w:rsidR="007F02E1">
        <w:rPr>
          <w:rFonts w:ascii="TH Sarabun New" w:hAnsi="TH Sarabun New" w:cs="TH Sarabun New"/>
          <w:bCs/>
          <w:sz w:val="32"/>
          <w:szCs w:val="32"/>
        </w:rPr>
        <w:t xml:space="preserve">to </w:t>
      </w:r>
      <w:r w:rsidR="007F02E1" w:rsidRPr="0019183A">
        <w:rPr>
          <w:rFonts w:ascii="TH Sarabun New" w:hAnsi="TH Sarabun New" w:cs="TH Sarabun New"/>
          <w:bCs/>
          <w:sz w:val="32"/>
          <w:szCs w:val="32"/>
        </w:rPr>
        <w:t>creat</w:t>
      </w:r>
      <w:r w:rsidR="007F02E1">
        <w:rPr>
          <w:rFonts w:ascii="TH Sarabun New" w:hAnsi="TH Sarabun New" w:cs="TH Sarabun New"/>
          <w:bCs/>
          <w:sz w:val="32"/>
          <w:szCs w:val="32"/>
        </w:rPr>
        <w:t>e</w:t>
      </w:r>
      <w:r w:rsidR="007F02E1" w:rsidRPr="0019183A">
        <w:rPr>
          <w:rFonts w:ascii="TH Sarabun New" w:hAnsi="TH Sarabun New" w:cs="TH Sarabun New"/>
          <w:bCs/>
          <w:sz w:val="32"/>
          <w:szCs w:val="32"/>
          <w:cs/>
        </w:rPr>
        <w:t xml:space="preserve"> </w:t>
      </w:r>
      <w:r w:rsidR="0019183A" w:rsidRPr="0019183A">
        <w:rPr>
          <w:rFonts w:ascii="TH Sarabun New" w:hAnsi="TH Sarabun New" w:cs="TH Sarabun New"/>
          <w:bCs/>
          <w:sz w:val="32"/>
          <w:szCs w:val="32"/>
        </w:rPr>
        <w:t xml:space="preserve">chatter bot and it also </w:t>
      </w:r>
      <w:r w:rsidR="007F02E1">
        <w:rPr>
          <w:rFonts w:ascii="TH Sarabun New" w:hAnsi="TH Sarabun New" w:cs="TH Sarabun New"/>
          <w:bCs/>
          <w:sz w:val="32"/>
          <w:szCs w:val="32"/>
        </w:rPr>
        <w:t>help the process of</w:t>
      </w:r>
      <w:r w:rsidR="007F02E1" w:rsidRPr="0019183A">
        <w:rPr>
          <w:rFonts w:ascii="TH Sarabun New" w:hAnsi="TH Sarabun New" w:cs="TH Sarabun New"/>
          <w:bCs/>
          <w:sz w:val="32"/>
          <w:szCs w:val="32"/>
          <w:cs/>
        </w:rPr>
        <w:t xml:space="preserve"> </w:t>
      </w:r>
      <w:r w:rsidR="0019183A" w:rsidRPr="0019183A">
        <w:rPr>
          <w:rFonts w:ascii="TH Sarabun New" w:hAnsi="TH Sarabun New" w:cs="TH Sarabun New"/>
          <w:bCs/>
          <w:sz w:val="32"/>
          <w:szCs w:val="32"/>
        </w:rPr>
        <w:t xml:space="preserve">developing </w:t>
      </w:r>
      <w:r w:rsidR="00375E7B">
        <w:rPr>
          <w:rFonts w:ascii="TH Sarabun New" w:hAnsi="TH Sarabun New" w:cs="TH Sarabun New"/>
          <w:bCs/>
          <w:sz w:val="32"/>
          <w:szCs w:val="32"/>
        </w:rPr>
        <w:t>chatterbot</w:t>
      </w:r>
      <w:r w:rsidR="0019183A" w:rsidRPr="0019183A">
        <w:rPr>
          <w:rFonts w:ascii="TH Sarabun New" w:hAnsi="TH Sarabun New" w:cs="TH Sarabun New"/>
          <w:bCs/>
          <w:sz w:val="32"/>
          <w:szCs w:val="32"/>
          <w:cs/>
        </w:rPr>
        <w:t xml:space="preserve"> </w:t>
      </w:r>
      <w:r w:rsidR="007C12BA">
        <w:rPr>
          <w:rFonts w:ascii="TH Sarabun New" w:hAnsi="TH Sarabun New" w:cs="TH Sarabun New"/>
          <w:bCs/>
          <w:sz w:val="32"/>
          <w:szCs w:val="32"/>
        </w:rPr>
        <w:t xml:space="preserve">to </w:t>
      </w:r>
      <w:r w:rsidR="0019183A" w:rsidRPr="0019183A">
        <w:rPr>
          <w:rFonts w:ascii="TH Sarabun New" w:hAnsi="TH Sarabun New" w:cs="TH Sarabun New"/>
          <w:bCs/>
          <w:sz w:val="32"/>
          <w:szCs w:val="32"/>
        </w:rPr>
        <w:t>be fast</w:t>
      </w:r>
      <w:r w:rsidR="0019183A" w:rsidRPr="0019183A">
        <w:rPr>
          <w:rFonts w:ascii="TH Sarabun New" w:hAnsi="TH Sarabun New" w:cs="TH Sarabun New"/>
          <w:bCs/>
          <w:sz w:val="32"/>
          <w:szCs w:val="32"/>
          <w:cs/>
        </w:rPr>
        <w:t>.</w:t>
      </w:r>
      <w:r>
        <w:rPr>
          <w:rFonts w:ascii="TH Sarabun New" w:hAnsi="TH Sarabun New" w:cs="TH Sarabun New" w:hint="cs"/>
          <w:b/>
          <w:sz w:val="32"/>
          <w:szCs w:val="32"/>
          <w:cs/>
        </w:rPr>
        <w:t xml:space="preserve"> </w:t>
      </w:r>
      <w:r w:rsidR="007C12BA">
        <w:rPr>
          <w:rFonts w:ascii="TH Sarabun New" w:hAnsi="TH Sarabun New" w:cs="TH Sarabun New"/>
          <w:bCs/>
          <w:sz w:val="32"/>
          <w:szCs w:val="32"/>
        </w:rPr>
        <w:t xml:space="preserve">This project </w:t>
      </w:r>
      <w:r w:rsidR="009A16A1" w:rsidRPr="00966E27">
        <w:rPr>
          <w:rFonts w:ascii="TH Sarabun New" w:hAnsi="TH Sarabun New" w:cs="TH Sarabun New"/>
          <w:bCs/>
          <w:sz w:val="32"/>
          <w:szCs w:val="32"/>
        </w:rPr>
        <w:t>creates</w:t>
      </w:r>
      <w:r w:rsidR="00966E27" w:rsidRPr="00966E27">
        <w:rPr>
          <w:rFonts w:ascii="TH Sarabun New" w:hAnsi="TH Sarabun New" w:cs="TH Sarabun New"/>
          <w:bCs/>
          <w:sz w:val="32"/>
          <w:szCs w:val="32"/>
        </w:rPr>
        <w:t xml:space="preserve"> IRIN</w:t>
      </w:r>
      <w:r w:rsidR="007C12BA">
        <w:rPr>
          <w:rFonts w:ascii="TH Sarabun New" w:hAnsi="TH Sarabun New" w:cs="TH Sarabun New"/>
          <w:bCs/>
          <w:sz w:val="32"/>
          <w:szCs w:val="32"/>
        </w:rPr>
        <w:t xml:space="preserve">, Indent to Recognize for Intelligent Natural Language, and its </w:t>
      </w:r>
      <w:r w:rsidR="00966E27" w:rsidRPr="00966E27">
        <w:rPr>
          <w:rFonts w:ascii="TH Sarabun New" w:hAnsi="TH Sarabun New" w:cs="TH Sarabun New"/>
          <w:bCs/>
          <w:sz w:val="32"/>
          <w:szCs w:val="32"/>
        </w:rPr>
        <w:t>interpreter</w:t>
      </w:r>
      <w:r w:rsidR="007C12BA">
        <w:rPr>
          <w:rFonts w:ascii="TH Sarabun New" w:hAnsi="TH Sarabun New" w:cs="TH Sarabun New"/>
          <w:bCs/>
          <w:sz w:val="32"/>
          <w:szCs w:val="32"/>
          <w:cs/>
        </w:rPr>
        <w:t xml:space="preserve">. </w:t>
      </w:r>
      <w:r w:rsidR="007C12BA">
        <w:rPr>
          <w:rFonts w:ascii="TH Sarabun New" w:hAnsi="TH Sarabun New" w:cs="TH Sarabun New" w:hint="cs"/>
          <w:bCs/>
          <w:sz w:val="32"/>
          <w:szCs w:val="32"/>
          <w:cs/>
        </w:rPr>
        <w:t xml:space="preserve"> </w:t>
      </w:r>
      <w:r w:rsidR="007C12BA">
        <w:rPr>
          <w:rFonts w:ascii="TH Sarabun New" w:hAnsi="TH Sarabun New" w:cs="TH Sarabun New"/>
          <w:bCs/>
          <w:sz w:val="32"/>
          <w:szCs w:val="32"/>
        </w:rPr>
        <w:t>The experiment results with 250 test cases show</w:t>
      </w:r>
      <w:r w:rsidR="00966E27" w:rsidRPr="00966E27">
        <w:rPr>
          <w:rFonts w:ascii="TH Sarabun New" w:hAnsi="TH Sarabun New" w:cs="TH Sarabun New"/>
          <w:bCs/>
          <w:sz w:val="32"/>
          <w:szCs w:val="32"/>
        </w:rPr>
        <w:t xml:space="preserve"> that </w:t>
      </w:r>
      <w:r w:rsidR="007C12BA">
        <w:rPr>
          <w:rFonts w:ascii="TH Sarabun New" w:hAnsi="TH Sarabun New" w:cs="TH Sarabun New"/>
          <w:bCs/>
          <w:sz w:val="32"/>
          <w:szCs w:val="32"/>
        </w:rPr>
        <w:t xml:space="preserve">IRIN interpreter </w:t>
      </w:r>
      <w:r w:rsidR="00966E27" w:rsidRPr="00966E27">
        <w:rPr>
          <w:rFonts w:ascii="TH Sarabun New" w:hAnsi="TH Sarabun New" w:cs="TH Sarabun New"/>
          <w:bCs/>
          <w:sz w:val="32"/>
          <w:szCs w:val="32"/>
        </w:rPr>
        <w:t>can work correctly</w:t>
      </w:r>
    </w:p>
    <w:p w14:paraId="2D5C9C10" w14:textId="54DBED13" w:rsidR="00AC23E0" w:rsidRPr="009906BD" w:rsidRDefault="00AC23E0" w:rsidP="00945263">
      <w:pPr>
        <w:spacing w:before="100" w:beforeAutospacing="1" w:after="100" w:afterAutospacing="1" w:line="240" w:lineRule="auto"/>
        <w:rPr>
          <w:rFonts w:ascii="TH Sarabun New" w:hAnsi="TH Sarabun New" w:cs="TH Sarabun New"/>
          <w:sz w:val="32"/>
          <w:szCs w:val="32"/>
        </w:rPr>
      </w:pPr>
    </w:p>
    <w:p w14:paraId="29AA115B" w14:textId="5798C242" w:rsidR="00E56409" w:rsidRDefault="00E56409" w:rsidP="00945263">
      <w:pPr>
        <w:spacing w:before="100" w:beforeAutospacing="1" w:after="100" w:afterAutospacing="1" w:line="240" w:lineRule="auto"/>
        <w:rPr>
          <w:ins w:id="0" w:author="Pakkapon Phongthawee" w:date="2016-01-27T06:44:00Z"/>
          <w:rFonts w:ascii="TH Sarabun New" w:hAnsi="TH Sarabun New" w:cs="TH Sarabun New"/>
          <w:sz w:val="32"/>
          <w:szCs w:val="32"/>
        </w:rPr>
      </w:pPr>
    </w:p>
    <w:p w14:paraId="1A6147EE" w14:textId="77777777" w:rsidR="00BC165D" w:rsidRDefault="00BC165D" w:rsidP="00945263">
      <w:pPr>
        <w:spacing w:before="100" w:beforeAutospacing="1" w:after="100" w:afterAutospacing="1" w:line="240" w:lineRule="auto"/>
        <w:rPr>
          <w:ins w:id="1" w:author="Pakkapon Phongthawee" w:date="2016-01-27T06:44:00Z"/>
          <w:rFonts w:ascii="TH Sarabun New" w:hAnsi="TH Sarabun New" w:cs="TH Sarabun New" w:hint="cs"/>
          <w:sz w:val="32"/>
          <w:szCs w:val="32"/>
        </w:rPr>
      </w:pPr>
    </w:p>
    <w:p w14:paraId="7E5DE922" w14:textId="3D0479E4" w:rsidR="00BC165D" w:rsidRDefault="00BC165D" w:rsidP="00945263">
      <w:pPr>
        <w:spacing w:before="100" w:beforeAutospacing="1" w:after="100" w:afterAutospacing="1" w:line="240" w:lineRule="auto"/>
        <w:rPr>
          <w:ins w:id="2" w:author="Pakkapon Phongthawee" w:date="2016-01-27T06:44:00Z"/>
          <w:rFonts w:ascii="TH Sarabun New" w:hAnsi="TH Sarabun New" w:cs="TH Sarabun New"/>
          <w:sz w:val="32"/>
          <w:szCs w:val="32"/>
        </w:rPr>
      </w:pPr>
    </w:p>
    <w:p w14:paraId="6FC4E4C2" w14:textId="1A537831" w:rsidR="00BC165D" w:rsidRDefault="00BC165D" w:rsidP="00945263">
      <w:pPr>
        <w:spacing w:before="100" w:beforeAutospacing="1" w:after="100" w:afterAutospacing="1" w:line="240" w:lineRule="auto"/>
        <w:rPr>
          <w:ins w:id="3" w:author="Pakkapon Phongthawee" w:date="2016-01-27T06:44:00Z"/>
          <w:rFonts w:ascii="TH Sarabun New" w:hAnsi="TH Sarabun New" w:cs="TH Sarabun New"/>
          <w:sz w:val="32"/>
          <w:szCs w:val="32"/>
        </w:rPr>
      </w:pPr>
    </w:p>
    <w:p w14:paraId="0F36AEAB" w14:textId="45C65E3D" w:rsidR="00BC165D" w:rsidRDefault="00BC165D" w:rsidP="00945263">
      <w:pPr>
        <w:spacing w:before="100" w:beforeAutospacing="1" w:after="100" w:afterAutospacing="1" w:line="240" w:lineRule="auto"/>
        <w:rPr>
          <w:ins w:id="4" w:author="Pakkapon Phongthawee" w:date="2016-01-27T06:45:00Z"/>
          <w:rFonts w:ascii="TH Sarabun New" w:hAnsi="TH Sarabun New" w:cs="TH Sarabun New"/>
          <w:sz w:val="32"/>
          <w:szCs w:val="32"/>
        </w:rPr>
      </w:pPr>
    </w:p>
    <w:p w14:paraId="661A2C64" w14:textId="22F01044" w:rsidR="00BC165D" w:rsidRDefault="00BC165D" w:rsidP="00945263">
      <w:pPr>
        <w:spacing w:before="100" w:beforeAutospacing="1" w:after="100" w:afterAutospacing="1" w:line="240" w:lineRule="auto"/>
        <w:rPr>
          <w:ins w:id="5" w:author="Pakkapon Phongthawee" w:date="2016-01-27T06:45:00Z"/>
          <w:rFonts w:ascii="TH Sarabun New" w:hAnsi="TH Sarabun New" w:cs="TH Sarabun New"/>
          <w:sz w:val="32"/>
          <w:szCs w:val="32"/>
        </w:rPr>
      </w:pPr>
    </w:p>
    <w:p w14:paraId="6EACC902" w14:textId="77777777" w:rsidR="00BC165D" w:rsidRPr="009906BD" w:rsidRDefault="00BC165D" w:rsidP="00945263">
      <w:pPr>
        <w:spacing w:before="100" w:beforeAutospacing="1" w:after="100" w:afterAutospacing="1" w:line="240" w:lineRule="auto"/>
        <w:rPr>
          <w:rFonts w:ascii="TH Sarabun New" w:hAnsi="TH Sarabun New" w:cs="TH Sarabun New" w:hint="cs"/>
          <w:sz w:val="32"/>
          <w:szCs w:val="32"/>
        </w:rPr>
      </w:pPr>
    </w:p>
    <w:p w14:paraId="525CE0A5" w14:textId="77777777" w:rsidR="00AC23E0" w:rsidRPr="006A711F" w:rsidDel="00BC165D" w:rsidRDefault="006A711F" w:rsidP="00945263">
      <w:pPr>
        <w:spacing w:before="100" w:beforeAutospacing="1" w:after="100" w:afterAutospacing="1" w:line="240" w:lineRule="auto"/>
        <w:rPr>
          <w:del w:id="6" w:author="Pakkapon Phongthawee" w:date="2016-01-27T06:44:00Z"/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Keyword</w:t>
      </w:r>
      <w:r w:rsidR="00AC23E0" w:rsidRPr="009906BD">
        <w:rPr>
          <w:rFonts w:ascii="TH Sarabun New" w:hAnsi="TH Sarabun New" w:cs="TH Sarabun New"/>
          <w:b/>
          <w:bCs/>
          <w:sz w:val="32"/>
          <w:szCs w:val="32"/>
          <w:cs/>
        </w:rPr>
        <w:t>: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Chatter bot, AIML, Indent</w:t>
      </w:r>
    </w:p>
    <w:p w14:paraId="557CFDE5" w14:textId="77A08E35" w:rsidR="007C12BA" w:rsidRDefault="007C12BA" w:rsidP="00BC165D">
      <w:pPr>
        <w:spacing w:before="100" w:beforeAutospacing="1" w:after="100" w:afterAutospacing="1" w:line="240" w:lineRule="auto"/>
        <w:rPr>
          <w:rFonts w:ascii="TH Sarabun New" w:hAnsi="TH Sarabun New" w:cs="TH Sarabun New" w:hint="cs"/>
          <w:b/>
          <w:bCs/>
          <w:sz w:val="44"/>
          <w:szCs w:val="44"/>
          <w:cs/>
        </w:rPr>
        <w:pPrChange w:id="7" w:author="Pakkapon Phongthawee" w:date="2016-01-27T06:44:00Z">
          <w:pPr/>
        </w:pPrChange>
      </w:pPr>
      <w:del w:id="8" w:author="Pakkapon Phongthawee" w:date="2016-01-27T06:44:00Z">
        <w:r w:rsidDel="00BC165D">
          <w:rPr>
            <w:rFonts w:ascii="TH Sarabun New" w:hAnsi="TH Sarabun New" w:cs="TH Sarabun New"/>
            <w:b/>
            <w:bCs/>
            <w:sz w:val="44"/>
            <w:szCs w:val="44"/>
            <w:cs/>
          </w:rPr>
          <w:br w:type="page"/>
        </w:r>
      </w:del>
    </w:p>
    <w:p w14:paraId="01C9A160" w14:textId="798DF1AA" w:rsidR="00AC23E0" w:rsidRPr="009906BD" w:rsidRDefault="00AC23E0" w:rsidP="00062C0C">
      <w:pPr>
        <w:spacing w:before="100" w:beforeAutospacing="1" w:after="100" w:afterAutospacing="1" w:line="240" w:lineRule="auto"/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9906BD">
        <w:rPr>
          <w:rFonts w:ascii="TH Sarabun New" w:hAnsi="TH Sarabun New" w:cs="TH Sarabun New"/>
          <w:b/>
          <w:bCs/>
          <w:sz w:val="44"/>
          <w:szCs w:val="44"/>
          <w:cs/>
        </w:rPr>
        <w:lastRenderedPageBreak/>
        <w:t>สารบัญ</w:t>
      </w:r>
    </w:p>
    <w:p w14:paraId="68F98439" w14:textId="5A0D2652" w:rsidR="00AC23E0" w:rsidRPr="009906BD" w:rsidRDefault="00AC23E0" w:rsidP="00062C0C">
      <w:pPr>
        <w:spacing w:before="100" w:beforeAutospacing="1" w:after="100" w:afterAutospacing="1" w:line="240" w:lineRule="auto"/>
        <w:jc w:val="right"/>
        <w:rPr>
          <w:rFonts w:ascii="TH Sarabun New" w:hAnsi="TH Sarabun New" w:cs="TH Sarabun New"/>
          <w:b/>
          <w:bCs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หน้า</w:t>
      </w:r>
    </w:p>
    <w:p w14:paraId="45840423" w14:textId="62B8015C" w:rsidR="00AC23E0" w:rsidRPr="009906BD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>1</w:t>
      </w:r>
      <w:r w:rsidRPr="009906BD">
        <w:rPr>
          <w:rFonts w:ascii="TH Sarabun New" w:hAnsi="TH Sarabun New" w:cs="TH Sarabun New"/>
          <w:sz w:val="32"/>
          <w:szCs w:val="32"/>
          <w:cs/>
        </w:rPr>
        <w:t>. บทคัดย่อ</w:t>
      </w:r>
    </w:p>
    <w:p w14:paraId="5FA436CF" w14:textId="7C27E2A1" w:rsidR="00AC23E0" w:rsidRPr="009906BD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>1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 xml:space="preserve">1 </w:t>
      </w:r>
      <w:r w:rsidRPr="009906BD">
        <w:rPr>
          <w:rFonts w:ascii="TH Sarabun New" w:hAnsi="TH Sarabun New" w:cs="TH Sarabun New"/>
          <w:sz w:val="32"/>
          <w:szCs w:val="32"/>
          <w:cs/>
        </w:rPr>
        <w:t>บทคัดย่อภาษาไทย</w:t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8B61C9">
        <w:rPr>
          <w:rFonts w:ascii="TH Sarabun New" w:hAnsi="TH Sarabun New" w:cs="TH Sarabun New"/>
          <w:sz w:val="32"/>
          <w:szCs w:val="32"/>
          <w:cs/>
        </w:rPr>
        <w:t>ข</w:t>
      </w:r>
    </w:p>
    <w:p w14:paraId="789C008C" w14:textId="1649536A" w:rsidR="00AC23E0" w:rsidRPr="008B61C9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>1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 xml:space="preserve">2 </w:t>
      </w:r>
      <w:r w:rsidRPr="009906BD">
        <w:rPr>
          <w:rFonts w:ascii="TH Sarabun New" w:hAnsi="TH Sarabun New" w:cs="TH Sarabun New"/>
          <w:sz w:val="32"/>
          <w:szCs w:val="32"/>
          <w:cs/>
        </w:rPr>
        <w:t>บทคัดย่อภาษาอังกฤษ</w:t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8B61C9">
        <w:rPr>
          <w:rFonts w:ascii="TH Sarabun New" w:hAnsi="TH Sarabun New" w:cs="TH Sarabun New" w:hint="cs"/>
          <w:sz w:val="32"/>
          <w:szCs w:val="32"/>
          <w:cs/>
        </w:rPr>
        <w:t>ค</w:t>
      </w:r>
    </w:p>
    <w:p w14:paraId="5D56BB60" w14:textId="6ABEC8CF" w:rsidR="004D5A97" w:rsidRPr="009906BD" w:rsidRDefault="004D5A97" w:rsidP="00062C0C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9906BD">
        <w:rPr>
          <w:rFonts w:ascii="TH Sarabun New" w:hAnsi="TH Sarabun New" w:cs="TH Sarabun New"/>
          <w:sz w:val="32"/>
          <w:szCs w:val="32"/>
        </w:rPr>
        <w:t>2</w:t>
      </w:r>
      <w:r w:rsidRPr="009906BD">
        <w:rPr>
          <w:rFonts w:ascii="TH Sarabun New" w:hAnsi="TH Sarabun New" w:cs="TH Sarabun New"/>
          <w:sz w:val="32"/>
          <w:szCs w:val="32"/>
          <w:cs/>
        </w:rPr>
        <w:t>. สารบัญ</w:t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 w:hint="cs"/>
          <w:sz w:val="32"/>
          <w:szCs w:val="32"/>
          <w:cs/>
        </w:rPr>
        <w:t xml:space="preserve">  ง</w:t>
      </w:r>
    </w:p>
    <w:p w14:paraId="69C6B4A1" w14:textId="0CE77ADE" w:rsidR="00AC23E0" w:rsidRPr="00E90967" w:rsidRDefault="004D5A97" w:rsidP="00062C0C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9906BD">
        <w:rPr>
          <w:rFonts w:ascii="TH Sarabun New" w:hAnsi="TH Sarabun New" w:cs="TH Sarabun New"/>
          <w:sz w:val="32"/>
          <w:szCs w:val="32"/>
        </w:rPr>
        <w:t>3</w:t>
      </w:r>
      <w:r w:rsidR="00AC23E0" w:rsidRPr="009906BD">
        <w:rPr>
          <w:rFonts w:ascii="TH Sarabun New" w:hAnsi="TH Sarabun New" w:cs="TH Sarabun New"/>
          <w:sz w:val="32"/>
          <w:szCs w:val="32"/>
          <w:cs/>
        </w:rPr>
        <w:t>. บทนำ</w:t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E90967">
        <w:rPr>
          <w:rFonts w:ascii="TH Sarabun New" w:hAnsi="TH Sarabun New" w:cs="TH Sarabun New"/>
          <w:sz w:val="32"/>
          <w:szCs w:val="32"/>
        </w:rPr>
        <w:t>1</w:t>
      </w:r>
    </w:p>
    <w:p w14:paraId="23CD432F" w14:textId="59F7C4E8" w:rsidR="00AC23E0" w:rsidRPr="009906BD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>4</w:t>
      </w:r>
      <w:r w:rsidRPr="009906BD">
        <w:rPr>
          <w:rFonts w:ascii="TH Sarabun New" w:hAnsi="TH Sarabun New" w:cs="TH Sarabun New"/>
          <w:sz w:val="32"/>
          <w:szCs w:val="32"/>
          <w:cs/>
        </w:rPr>
        <w:t>. วัตถุประสงค์และเป้าหมาย</w:t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B75A71">
        <w:rPr>
          <w:rFonts w:ascii="TH Sarabun New" w:hAnsi="TH Sarabun New" w:cs="TH Sarabun New"/>
          <w:sz w:val="32"/>
          <w:szCs w:val="32"/>
        </w:rPr>
        <w:t>1</w:t>
      </w:r>
    </w:p>
    <w:p w14:paraId="5910C9B1" w14:textId="73C11E5C" w:rsidR="00AC23E0" w:rsidRPr="009906BD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>5</w:t>
      </w:r>
      <w:r w:rsidRPr="009906BD">
        <w:rPr>
          <w:rFonts w:ascii="TH Sarabun New" w:hAnsi="TH Sarabun New" w:cs="TH Sarabun New"/>
          <w:sz w:val="32"/>
          <w:szCs w:val="32"/>
          <w:cs/>
        </w:rPr>
        <w:t>. รายละเอียดของการพัฒนา</w:t>
      </w:r>
    </w:p>
    <w:p w14:paraId="52B6AF53" w14:textId="7EF3EC68" w:rsidR="00AC23E0" w:rsidRPr="009906BD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>5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 xml:space="preserve">1 </w:t>
      </w:r>
      <w:r w:rsidRPr="009906BD">
        <w:rPr>
          <w:rFonts w:ascii="TH Sarabun New" w:hAnsi="TH Sarabun New" w:cs="TH Sarabun New"/>
          <w:sz w:val="32"/>
          <w:szCs w:val="32"/>
          <w:cs/>
        </w:rPr>
        <w:t>เนื้อเรื่องย่อ</w:t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B75A71">
        <w:rPr>
          <w:rFonts w:ascii="TH Sarabun New" w:hAnsi="TH Sarabun New" w:cs="TH Sarabun New"/>
          <w:sz w:val="32"/>
          <w:szCs w:val="32"/>
        </w:rPr>
        <w:t>2</w:t>
      </w:r>
    </w:p>
    <w:p w14:paraId="65C5ED76" w14:textId="37652AAD" w:rsidR="00AC23E0" w:rsidRPr="009906BD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>5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 xml:space="preserve">2 </w:t>
      </w:r>
      <w:r w:rsidR="00E1669A" w:rsidRPr="009906BD">
        <w:rPr>
          <w:rFonts w:ascii="TH Sarabun New" w:hAnsi="TH Sarabun New" w:cs="TH Sarabun New"/>
          <w:sz w:val="32"/>
          <w:szCs w:val="32"/>
          <w:cs/>
        </w:rPr>
        <w:t>ทฤษฎี</w:t>
      </w:r>
      <w:r w:rsidRPr="009906BD">
        <w:rPr>
          <w:rFonts w:ascii="TH Sarabun New" w:hAnsi="TH Sarabun New" w:cs="TH Sarabun New"/>
          <w:sz w:val="32"/>
          <w:szCs w:val="32"/>
          <w:cs/>
        </w:rPr>
        <w:t>หลักการและเทคนิคที่เกี่ยวข้อง</w:t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B75A71">
        <w:rPr>
          <w:rFonts w:ascii="TH Sarabun New" w:hAnsi="TH Sarabun New" w:cs="TH Sarabun New"/>
          <w:sz w:val="32"/>
          <w:szCs w:val="32"/>
        </w:rPr>
        <w:t>4</w:t>
      </w:r>
    </w:p>
    <w:p w14:paraId="5EC0559E" w14:textId="5FB3702B" w:rsidR="00AC23E0" w:rsidRPr="009906BD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>5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 xml:space="preserve">3 </w:t>
      </w:r>
      <w:r w:rsidRPr="009906BD">
        <w:rPr>
          <w:rFonts w:ascii="TH Sarabun New" w:hAnsi="TH Sarabun New" w:cs="TH Sarabun New"/>
          <w:sz w:val="32"/>
          <w:szCs w:val="32"/>
          <w:cs/>
        </w:rPr>
        <w:t>เครื่องมือที่ใช้พัฒนา</w:t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B75A71">
        <w:rPr>
          <w:rFonts w:ascii="TH Sarabun New" w:hAnsi="TH Sarabun New" w:cs="TH Sarabun New"/>
          <w:sz w:val="32"/>
          <w:szCs w:val="32"/>
        </w:rPr>
        <w:t>4</w:t>
      </w:r>
    </w:p>
    <w:p w14:paraId="3916545D" w14:textId="65061EB7" w:rsidR="00AC23E0" w:rsidRPr="009906BD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>5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 xml:space="preserve">4 </w:t>
      </w:r>
      <w:r w:rsidRPr="009906BD">
        <w:rPr>
          <w:rFonts w:ascii="TH Sarabun New" w:hAnsi="TH Sarabun New" w:cs="TH Sarabun New"/>
          <w:sz w:val="32"/>
          <w:szCs w:val="32"/>
          <w:cs/>
        </w:rPr>
        <w:t>รายละเอียดของโปรแกรมที่ได้รับการพัฒนาเชิงเทคนิค</w:t>
      </w:r>
      <w:r w:rsidR="000A00EE">
        <w:rPr>
          <w:rFonts w:ascii="TH Sarabun New" w:hAnsi="TH Sarabun New" w:cs="TH Sarabun New"/>
          <w:sz w:val="32"/>
          <w:szCs w:val="32"/>
        </w:rPr>
        <w:tab/>
      </w:r>
      <w:r w:rsidR="000A00EE">
        <w:rPr>
          <w:rFonts w:ascii="TH Sarabun New" w:hAnsi="TH Sarabun New" w:cs="TH Sarabun New"/>
          <w:sz w:val="32"/>
          <w:szCs w:val="32"/>
        </w:rPr>
        <w:tab/>
      </w:r>
      <w:r w:rsidR="000A00EE">
        <w:rPr>
          <w:rFonts w:ascii="TH Sarabun New" w:hAnsi="TH Sarabun New" w:cs="TH Sarabun New"/>
          <w:sz w:val="32"/>
          <w:szCs w:val="32"/>
        </w:rPr>
        <w:tab/>
      </w:r>
      <w:r w:rsidR="000A00EE">
        <w:rPr>
          <w:rFonts w:ascii="TH Sarabun New" w:hAnsi="TH Sarabun New" w:cs="TH Sarabun New"/>
          <w:sz w:val="32"/>
          <w:szCs w:val="32"/>
        </w:rPr>
        <w:tab/>
      </w:r>
      <w:r w:rsidR="000A00EE">
        <w:rPr>
          <w:rFonts w:ascii="TH Sarabun New" w:hAnsi="TH Sarabun New" w:cs="TH Sarabun New"/>
          <w:sz w:val="32"/>
          <w:szCs w:val="32"/>
        </w:rPr>
        <w:tab/>
      </w:r>
      <w:r w:rsidR="000A00EE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0A00EE">
        <w:rPr>
          <w:rFonts w:ascii="TH Sarabun New" w:hAnsi="TH Sarabun New" w:cs="TH Sarabun New"/>
          <w:sz w:val="32"/>
          <w:szCs w:val="32"/>
        </w:rPr>
        <w:t>5</w:t>
      </w:r>
    </w:p>
    <w:p w14:paraId="3C965075" w14:textId="3C481289" w:rsidR="00AC23E0" w:rsidRPr="009906BD" w:rsidRDefault="00AC23E0" w:rsidP="000A00E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>5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 xml:space="preserve">5 </w:t>
      </w:r>
      <w:r w:rsidRPr="009906BD">
        <w:rPr>
          <w:rFonts w:ascii="TH Sarabun New" w:hAnsi="TH Sarabun New" w:cs="TH Sarabun New"/>
          <w:sz w:val="32"/>
          <w:szCs w:val="32"/>
          <w:cs/>
        </w:rPr>
        <w:t>ขอบเขตและข้อจำกัดของโปรแกรม</w:t>
      </w:r>
      <w:r w:rsidR="000A00EE">
        <w:rPr>
          <w:rFonts w:ascii="TH Sarabun New" w:hAnsi="TH Sarabun New" w:cs="TH Sarabun New"/>
          <w:sz w:val="32"/>
          <w:szCs w:val="32"/>
        </w:rPr>
        <w:tab/>
      </w:r>
      <w:r w:rsidR="000A00EE">
        <w:rPr>
          <w:rFonts w:ascii="TH Sarabun New" w:hAnsi="TH Sarabun New" w:cs="TH Sarabun New"/>
          <w:sz w:val="32"/>
          <w:szCs w:val="32"/>
        </w:rPr>
        <w:tab/>
      </w:r>
      <w:r w:rsidR="000A00EE">
        <w:rPr>
          <w:rFonts w:ascii="TH Sarabun New" w:hAnsi="TH Sarabun New" w:cs="TH Sarabun New"/>
          <w:sz w:val="32"/>
          <w:szCs w:val="32"/>
        </w:rPr>
        <w:tab/>
      </w:r>
      <w:r w:rsidR="000A00EE">
        <w:rPr>
          <w:rFonts w:ascii="TH Sarabun New" w:hAnsi="TH Sarabun New" w:cs="TH Sarabun New"/>
          <w:sz w:val="32"/>
          <w:szCs w:val="32"/>
        </w:rPr>
        <w:tab/>
      </w:r>
      <w:r w:rsidR="000A00EE">
        <w:rPr>
          <w:rFonts w:ascii="TH Sarabun New" w:hAnsi="TH Sarabun New" w:cs="TH Sarabun New"/>
          <w:sz w:val="32"/>
          <w:szCs w:val="32"/>
        </w:rPr>
        <w:tab/>
      </w:r>
      <w:r w:rsidR="000A00EE">
        <w:rPr>
          <w:rFonts w:ascii="TH Sarabun New" w:hAnsi="TH Sarabun New" w:cs="TH Sarabun New"/>
          <w:sz w:val="32"/>
          <w:szCs w:val="32"/>
        </w:rPr>
        <w:tab/>
      </w:r>
      <w:r w:rsidR="000A00EE">
        <w:rPr>
          <w:rFonts w:ascii="TH Sarabun New" w:hAnsi="TH Sarabun New" w:cs="TH Sarabun New"/>
          <w:sz w:val="32"/>
          <w:szCs w:val="32"/>
        </w:rPr>
        <w:tab/>
      </w:r>
      <w:r w:rsidR="000A00E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A00EE">
        <w:rPr>
          <w:rFonts w:ascii="TH Sarabun New" w:hAnsi="TH Sarabun New" w:cs="TH Sarabun New"/>
          <w:sz w:val="32"/>
          <w:szCs w:val="32"/>
        </w:rPr>
        <w:t xml:space="preserve"> 5</w:t>
      </w:r>
    </w:p>
    <w:p w14:paraId="2C659E3C" w14:textId="522041EC" w:rsidR="00AC23E0" w:rsidRPr="009906BD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>6</w:t>
      </w:r>
      <w:r w:rsidRPr="009906BD">
        <w:rPr>
          <w:rFonts w:ascii="TH Sarabun New" w:hAnsi="TH Sarabun New" w:cs="TH Sarabun New"/>
          <w:sz w:val="32"/>
          <w:szCs w:val="32"/>
          <w:cs/>
        </w:rPr>
        <w:t>. กลุ่มผู้ใช้โปรแกรม</w:t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B554B6">
        <w:rPr>
          <w:rFonts w:ascii="TH Sarabun New" w:hAnsi="TH Sarabun New" w:cs="TH Sarabun New"/>
          <w:sz w:val="32"/>
          <w:szCs w:val="32"/>
        </w:rPr>
        <w:t>5</w:t>
      </w:r>
    </w:p>
    <w:p w14:paraId="6D59D4C8" w14:textId="2AFBF2EE" w:rsidR="00AC23E0" w:rsidRPr="009906BD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>7</w:t>
      </w:r>
      <w:r w:rsidRPr="009906BD">
        <w:rPr>
          <w:rFonts w:ascii="TH Sarabun New" w:hAnsi="TH Sarabun New" w:cs="TH Sarabun New"/>
          <w:sz w:val="32"/>
          <w:szCs w:val="32"/>
          <w:cs/>
        </w:rPr>
        <w:t>. ผลการทดสอบโปรแกรม</w:t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B554B6">
        <w:rPr>
          <w:rFonts w:ascii="TH Sarabun New" w:hAnsi="TH Sarabun New" w:cs="TH Sarabun New"/>
          <w:sz w:val="32"/>
          <w:szCs w:val="32"/>
        </w:rPr>
        <w:t>5</w:t>
      </w:r>
    </w:p>
    <w:p w14:paraId="05E05E6D" w14:textId="2B08B569" w:rsidR="00AC23E0" w:rsidRPr="009906BD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>8</w:t>
      </w:r>
      <w:r w:rsidRPr="009906BD">
        <w:rPr>
          <w:rFonts w:ascii="TH Sarabun New" w:hAnsi="TH Sarabun New" w:cs="TH Sarabun New"/>
          <w:sz w:val="32"/>
          <w:szCs w:val="32"/>
          <w:cs/>
        </w:rPr>
        <w:t>. ปัญหาและอุปสรรค</w:t>
      </w:r>
      <w:r w:rsidR="00E031C6">
        <w:rPr>
          <w:rFonts w:ascii="TH Sarabun New" w:hAnsi="TH Sarabun New" w:cs="TH Sarabun New"/>
          <w:sz w:val="32"/>
          <w:szCs w:val="32"/>
        </w:rPr>
        <w:tab/>
      </w:r>
      <w:r w:rsidR="00E031C6">
        <w:rPr>
          <w:rFonts w:ascii="TH Sarabun New" w:hAnsi="TH Sarabun New" w:cs="TH Sarabun New"/>
          <w:sz w:val="32"/>
          <w:szCs w:val="32"/>
        </w:rPr>
        <w:tab/>
      </w:r>
      <w:r w:rsidR="00E031C6">
        <w:rPr>
          <w:rFonts w:ascii="TH Sarabun New" w:hAnsi="TH Sarabun New" w:cs="TH Sarabun New"/>
          <w:sz w:val="32"/>
          <w:szCs w:val="32"/>
        </w:rPr>
        <w:tab/>
      </w:r>
      <w:r w:rsidR="00E031C6">
        <w:rPr>
          <w:rFonts w:ascii="TH Sarabun New" w:hAnsi="TH Sarabun New" w:cs="TH Sarabun New"/>
          <w:sz w:val="32"/>
          <w:szCs w:val="32"/>
        </w:rPr>
        <w:tab/>
      </w:r>
      <w:r w:rsidR="00E031C6">
        <w:rPr>
          <w:rFonts w:ascii="TH Sarabun New" w:hAnsi="TH Sarabun New" w:cs="TH Sarabun New"/>
          <w:sz w:val="32"/>
          <w:szCs w:val="32"/>
        </w:rPr>
        <w:tab/>
      </w:r>
      <w:r w:rsidR="00E031C6">
        <w:rPr>
          <w:rFonts w:ascii="TH Sarabun New" w:hAnsi="TH Sarabun New" w:cs="TH Sarabun New"/>
          <w:sz w:val="32"/>
          <w:szCs w:val="32"/>
        </w:rPr>
        <w:tab/>
      </w:r>
      <w:r w:rsidR="00E031C6">
        <w:rPr>
          <w:rFonts w:ascii="TH Sarabun New" w:hAnsi="TH Sarabun New" w:cs="TH Sarabun New"/>
          <w:sz w:val="32"/>
          <w:szCs w:val="32"/>
        </w:rPr>
        <w:tab/>
      </w:r>
      <w:r w:rsidR="00E031C6">
        <w:rPr>
          <w:rFonts w:ascii="TH Sarabun New" w:hAnsi="TH Sarabun New" w:cs="TH Sarabun New"/>
          <w:sz w:val="32"/>
          <w:szCs w:val="32"/>
        </w:rPr>
        <w:tab/>
      </w:r>
      <w:r w:rsidR="00E031C6">
        <w:rPr>
          <w:rFonts w:ascii="TH Sarabun New" w:hAnsi="TH Sarabun New" w:cs="TH Sarabun New"/>
          <w:sz w:val="32"/>
          <w:szCs w:val="32"/>
        </w:rPr>
        <w:tab/>
      </w:r>
      <w:r w:rsidR="00E031C6">
        <w:rPr>
          <w:rFonts w:ascii="TH Sarabun New" w:hAnsi="TH Sarabun New" w:cs="TH Sarabun New"/>
          <w:sz w:val="32"/>
          <w:szCs w:val="32"/>
        </w:rPr>
        <w:tab/>
      </w:r>
      <w:r w:rsidR="00E031C6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E031C6">
        <w:rPr>
          <w:rFonts w:ascii="TH Sarabun New" w:hAnsi="TH Sarabun New" w:cs="TH Sarabun New"/>
          <w:sz w:val="32"/>
          <w:szCs w:val="32"/>
        </w:rPr>
        <w:t>9</w:t>
      </w:r>
    </w:p>
    <w:p w14:paraId="2AB9D783" w14:textId="3B739EF6" w:rsidR="00AC23E0" w:rsidRPr="009906BD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>9</w:t>
      </w:r>
      <w:r w:rsidRPr="009906BD">
        <w:rPr>
          <w:rFonts w:ascii="TH Sarabun New" w:hAnsi="TH Sarabun New" w:cs="TH Sarabun New"/>
          <w:sz w:val="32"/>
          <w:szCs w:val="32"/>
          <w:cs/>
        </w:rPr>
        <w:t>. แนวทางในการพัฒนาและประยุกต์ร่วมใช้กับงานอื่น ในขั้นต่อไป</w:t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E53422">
        <w:rPr>
          <w:rFonts w:ascii="TH Sarabun New" w:hAnsi="TH Sarabun New" w:cs="TH Sarabun New"/>
          <w:sz w:val="32"/>
          <w:szCs w:val="32"/>
        </w:rPr>
        <w:t>9</w:t>
      </w:r>
    </w:p>
    <w:p w14:paraId="21A8C15E" w14:textId="41779382" w:rsidR="00AC23E0" w:rsidRPr="009906BD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>10</w:t>
      </w:r>
      <w:r w:rsidRPr="009906BD">
        <w:rPr>
          <w:rFonts w:ascii="TH Sarabun New" w:hAnsi="TH Sarabun New" w:cs="TH Sarabun New"/>
          <w:sz w:val="32"/>
          <w:szCs w:val="32"/>
          <w:cs/>
        </w:rPr>
        <w:t>. ข้อสรุปและข้อเสนอแนะ</w:t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3422">
        <w:rPr>
          <w:rFonts w:ascii="TH Sarabun New" w:hAnsi="TH Sarabun New" w:cs="TH Sarabun New"/>
          <w:sz w:val="32"/>
          <w:szCs w:val="32"/>
        </w:rPr>
        <w:t>10</w:t>
      </w:r>
    </w:p>
    <w:p w14:paraId="53D2C251" w14:textId="2AF1654D" w:rsidR="00AC23E0" w:rsidRPr="009906BD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>11</w:t>
      </w:r>
      <w:r w:rsidRPr="009906BD">
        <w:rPr>
          <w:rFonts w:ascii="TH Sarabun New" w:hAnsi="TH Sarabun New" w:cs="TH Sarabun New"/>
          <w:sz w:val="32"/>
          <w:szCs w:val="32"/>
          <w:cs/>
        </w:rPr>
        <w:t>. เอกสารอ้างอิง</w:t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53422">
        <w:rPr>
          <w:rFonts w:ascii="TH Sarabun New" w:hAnsi="TH Sarabun New" w:cs="TH Sarabun New"/>
          <w:sz w:val="32"/>
          <w:szCs w:val="32"/>
        </w:rPr>
        <w:t>10</w:t>
      </w:r>
    </w:p>
    <w:p w14:paraId="0F2B6ED0" w14:textId="31C23456" w:rsidR="00AC23E0" w:rsidRPr="009906BD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>12</w:t>
      </w:r>
      <w:r w:rsidRPr="009906BD">
        <w:rPr>
          <w:rFonts w:ascii="TH Sarabun New" w:hAnsi="TH Sarabun New" w:cs="TH Sarabun New"/>
          <w:sz w:val="32"/>
          <w:szCs w:val="32"/>
          <w:cs/>
        </w:rPr>
        <w:t>. สถานที่ติดต่อของผู้พัฒนาและอาจารย์ที่ปรึกษา</w:t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53422">
        <w:rPr>
          <w:rFonts w:ascii="TH Sarabun New" w:hAnsi="TH Sarabun New" w:cs="TH Sarabun New"/>
          <w:sz w:val="32"/>
          <w:szCs w:val="32"/>
        </w:rPr>
        <w:t>10</w:t>
      </w:r>
    </w:p>
    <w:p w14:paraId="011234AB" w14:textId="79FAD553" w:rsidR="00B575CB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  <w:sectPr w:rsidR="00B575CB" w:rsidSect="0063710C">
          <w:pgSz w:w="11906" w:h="16838"/>
          <w:pgMar w:top="1440" w:right="1440" w:bottom="1440" w:left="1440" w:header="708" w:footer="708" w:gutter="0"/>
          <w:pgNumType w:fmt="thaiLetters" w:start="1"/>
          <w:cols w:space="708"/>
          <w:docGrid w:linePitch="360"/>
        </w:sectPr>
      </w:pPr>
      <w:r w:rsidRPr="009906BD">
        <w:rPr>
          <w:rFonts w:ascii="TH Sarabun New" w:hAnsi="TH Sarabun New" w:cs="TH Sarabun New"/>
          <w:sz w:val="32"/>
          <w:szCs w:val="32"/>
        </w:rPr>
        <w:t>13</w:t>
      </w:r>
      <w:r w:rsidRPr="009906BD">
        <w:rPr>
          <w:rFonts w:ascii="TH Sarabun New" w:hAnsi="TH Sarabun New" w:cs="TH Sarabun New"/>
          <w:sz w:val="32"/>
          <w:szCs w:val="32"/>
          <w:cs/>
        </w:rPr>
        <w:t>. ภาคผนวก</w:t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3422">
        <w:rPr>
          <w:rFonts w:ascii="TH Sarabun New" w:hAnsi="TH Sarabun New" w:cs="TH Sarabun New"/>
          <w:sz w:val="32"/>
          <w:szCs w:val="32"/>
        </w:rPr>
        <w:t>11</w:t>
      </w:r>
    </w:p>
    <w:p w14:paraId="08D1320F" w14:textId="441CDBA3" w:rsidR="00930A24" w:rsidRPr="009906BD" w:rsidRDefault="00930A24" w:rsidP="00930A24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9906BD">
        <w:rPr>
          <w:rFonts w:ascii="TH Sarabun New" w:hAnsi="TH Sarabun New" w:cs="TH Sarabun New"/>
          <w:b/>
          <w:bCs/>
          <w:sz w:val="44"/>
          <w:szCs w:val="44"/>
          <w:cs/>
        </w:rPr>
        <w:lastRenderedPageBreak/>
        <w:t>บทนำ</w:t>
      </w:r>
    </w:p>
    <w:p w14:paraId="1FAEAFAF" w14:textId="764AC125" w:rsidR="004D5A97" w:rsidRPr="009906BD" w:rsidRDefault="004D5A97" w:rsidP="00891795">
      <w:pPr>
        <w:ind w:firstLine="720"/>
        <w:jc w:val="thaiDistribute"/>
        <w:rPr>
          <w:rFonts w:ascii="TH Sarabun New" w:hAnsi="TH Sarabun New" w:cs="TH Sarabun New"/>
        </w:rPr>
      </w:pP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ระบบสนทนาโต้ตอบอัตโนมัติคือโปรแกรมคอมพิวเตอร์ที่ดำเนินการสนทนาโต้ตอบกับผู้ใช้โดย โปรแกรมดังกล่าวได้รับการออกแบบมักจะมีส่วนร่วมในการพูดคุยเล็กๆ เพื่อความสนุกสนานและนอกจากนี้ ระบบสนทนาโต้ตอบอัตโนมัติยังถูกออกแบบมาเพื่อใช้งานให้เกิดประโยชน์ เช่น งานบริการลูกค้า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,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เลขาส่วนตัว เป็นต้น ซึ่งในปัจจุบันมีการความสนใจในการพัฒนาระบบสนทนาโต้ตอบอัตโนมัติเป็นอย่างมากโดยเฉพาะระบบที่รองรับภาษาไทย เช่น ซิมซิมิ (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simsimi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com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)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,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ฟ้าใส (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fahsai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in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th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)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,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 ด.ช.หน้าหมา (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dogdiri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com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) เป็นต้น</w:t>
      </w:r>
    </w:p>
    <w:p w14:paraId="0B968423" w14:textId="78779106" w:rsidR="004D5A97" w:rsidRPr="009906BD" w:rsidRDefault="004D5A97" w:rsidP="00891795">
      <w:pPr>
        <w:jc w:val="thaiDistribute"/>
        <w:rPr>
          <w:rFonts w:ascii="TH Sarabun New" w:hAnsi="TH Sarabun New" w:cs="TH Sarabun New"/>
        </w:rPr>
      </w:pPr>
      <w:r w:rsidRPr="009906BD">
        <w:rPr>
          <w:rFonts w:ascii="TH Sarabun New" w:eastAsia="TH SarabunPSK" w:hAnsi="TH Sarabun New" w:cs="TH Sarabun New"/>
          <w:sz w:val="32"/>
          <w:szCs w:val="32"/>
        </w:rPr>
        <w:tab/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ภาษา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AIML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พัฒนาโดย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Dr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.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Richard S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.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Wallace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เมื่อปี พ.ศ.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2544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เป็นภาษาที่ใช้ในการสร้างระบบสนทนาโต้ตอบอัตโนมัติโดยมีตัวแปลภาษา (</w:t>
      </w:r>
      <w:r w:rsidR="009F6B8E" w:rsidRPr="009906BD">
        <w:rPr>
          <w:rFonts w:ascii="TH Sarabun New" w:eastAsia="TH SarabunPSK" w:hAnsi="TH Sarabun New" w:cs="TH Sarabun New"/>
          <w:sz w:val="32"/>
          <w:szCs w:val="32"/>
        </w:rPr>
        <w:t>Interpreter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) ในหลายภาษา เช่น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Python, C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++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, C#, Java, Lisp, Pascal, Python, Ruby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เป็นต้น ซึ่งภาษา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AIML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มีไวยากรณ์เหมือนภาษา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XML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คือการใช้แท็กเปิดและปิดซึ่งทำให้ผู้สร้างสามารถอ่านโค้ดได้ยาก และโค้ดที่เขียนขึ้นมามีความยาวมาก จึงทำให้การพัฒนาเป็นไปได้อย่างล่าช้า อีกทั้งตัวแปลภาษาของ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AIML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ส่วนใหญ่ไม่รองรับการใช้นิพจน์กับภาษาไทยเนื่องจากภาษาอังกฤษจะมีการแบ่งคำด้วยช่องว่างซึ่งไม่พบในภาษาไทย</w:t>
      </w:r>
    </w:p>
    <w:p w14:paraId="2857ED59" w14:textId="2CE09145" w:rsidR="004D5A97" w:rsidRPr="009906BD" w:rsidRDefault="004D5A97" w:rsidP="00891795">
      <w:pPr>
        <w:jc w:val="thaiDistribute"/>
        <w:rPr>
          <w:rFonts w:ascii="TH Sarabun New" w:hAnsi="TH Sarabun New" w:cs="TH Sarabun New"/>
        </w:rPr>
      </w:pPr>
      <w:r w:rsidRPr="009906BD">
        <w:rPr>
          <w:rFonts w:ascii="TH Sarabun New" w:eastAsia="TH SarabunPSK" w:hAnsi="TH Sarabun New" w:cs="TH Sarabun New"/>
          <w:sz w:val="32"/>
          <w:szCs w:val="32"/>
        </w:rPr>
        <w:tab/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ดังนั้นผู้</w:t>
      </w:r>
      <w:r w:rsidR="00970A19" w:rsidRPr="009906BD">
        <w:rPr>
          <w:rFonts w:ascii="TH Sarabun New" w:eastAsia="TH SarabunPSK" w:hAnsi="TH Sarabun New" w:cs="TH Sarabun New"/>
          <w:sz w:val="32"/>
          <w:szCs w:val="32"/>
          <w:cs/>
        </w:rPr>
        <w:t>พัฒนา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จึงมีความคิดที่ศึกษาการเยื้องเพื่อการรู้จำภาษาธรรมชาติอย่างชาญฉลาด (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Indent to Recognize for Intelligent Natural language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: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IRIN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) หรือเรียกอีกชื่อว่า ภาษาไอริน โดยใช้การเยื้องของโค้ดให้เป็นประโยชน์ใน</w:t>
      </w:r>
      <w:r w:rsidR="007C12BA">
        <w:rPr>
          <w:rFonts w:ascii="TH Sarabun New" w:eastAsia="TH SarabunPSK" w:hAnsi="TH Sarabun New" w:cs="TH Sarabun New" w:hint="cs"/>
          <w:sz w:val="32"/>
          <w:szCs w:val="32"/>
          <w:cs/>
        </w:rPr>
        <w:t>การ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บอกรูปแบบของประโยคคำถามและคำตอบในการสร้างระบบสนทนาโต้ตอบอัตโนมัติซึ่งจะทำให้โค้ดอ่านง่ายและสั้นลงอย่างมาก ตัวอย่าง เช่น ระบบสนทนาโต้ตอบอัตโนมัติ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ELIZA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เมื่อเขียนด้วยภาษา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AIML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โค้ดจะยาวถึง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1,226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บรรทัด (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https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://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goo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gl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8RwfDi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) แต่เมื่อเขียนด้วยภาษาไอรินโค้ดจะสั้นลงเหลือเพียง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301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บรรทัดเท่านั้น (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https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://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goo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gl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jUv8to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) ซึ่งเป็นมิตรต่อผู้ที่กำลังศึกษาการสร้างระบบสนทนาโต้ตอบอัตโนมัติและยังทำให้สามารถพัฒนาระบบได้อย่างรวดเร็ว อีกทั้งยังพัฒนาตัวแปลภาษาให้สามารถใช้งานกับภาษาไทยและภาษาอังกฤษได้เป็นอย่างดี</w:t>
      </w:r>
    </w:p>
    <w:p w14:paraId="36D2E46E" w14:textId="7B9C1309" w:rsidR="004D5A97" w:rsidRPr="009906BD" w:rsidRDefault="004D5A97" w:rsidP="004D5A97">
      <w:pPr>
        <w:rPr>
          <w:rFonts w:ascii="TH Sarabun New" w:hAnsi="TH Sarabun New" w:cs="TH Sarabun New"/>
          <w:cs/>
        </w:rPr>
      </w:pPr>
      <w:r w:rsidRPr="009906BD">
        <w:rPr>
          <w:rFonts w:ascii="TH Sarabun New" w:eastAsia="TH SarabunPSK" w:hAnsi="TH Sarabun New" w:cs="TH Sarabun New"/>
          <w:b/>
          <w:bCs/>
          <w:sz w:val="36"/>
          <w:szCs w:val="36"/>
          <w:cs/>
        </w:rPr>
        <w:t>วัตถุประสงค์</w:t>
      </w:r>
      <w:r w:rsidR="001B225B" w:rsidRPr="009906BD">
        <w:rPr>
          <w:rFonts w:ascii="TH Sarabun New" w:eastAsia="TH SarabunPSK" w:hAnsi="TH Sarabun New" w:cs="TH Sarabun New"/>
          <w:b/>
          <w:bCs/>
          <w:sz w:val="36"/>
          <w:szCs w:val="36"/>
          <w:cs/>
        </w:rPr>
        <w:t>และเป้าหมายของโครงการ</w:t>
      </w:r>
    </w:p>
    <w:p w14:paraId="53920E3A" w14:textId="77777777" w:rsidR="004D5A97" w:rsidRPr="009906BD" w:rsidRDefault="004D5A97" w:rsidP="004D5A97">
      <w:pPr>
        <w:numPr>
          <w:ilvl w:val="0"/>
          <w:numId w:val="1"/>
        </w:numPr>
        <w:spacing w:after="0" w:line="276" w:lineRule="auto"/>
        <w:ind w:hanging="360"/>
        <w:contextualSpacing/>
        <w:rPr>
          <w:rFonts w:ascii="TH Sarabun New" w:eastAsia="TH SarabunPSK" w:hAnsi="TH Sarabun New" w:cs="TH Sarabun New"/>
          <w:sz w:val="32"/>
          <w:szCs w:val="32"/>
        </w:rPr>
      </w:pP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เพื่อสร้างภาษาที่สามารถใช้ในการสร้างระบบสนทนาโต้ตอบอัตโนมัติได้ง่ายขึ้น</w:t>
      </w:r>
    </w:p>
    <w:p w14:paraId="25389EBD" w14:textId="77777777" w:rsidR="004D5A97" w:rsidRPr="009906BD" w:rsidRDefault="004D5A97" w:rsidP="004D5A97">
      <w:pPr>
        <w:numPr>
          <w:ilvl w:val="0"/>
          <w:numId w:val="1"/>
        </w:numPr>
        <w:spacing w:after="0" w:line="276" w:lineRule="auto"/>
        <w:ind w:hanging="360"/>
        <w:contextualSpacing/>
        <w:rPr>
          <w:rFonts w:ascii="TH Sarabun New" w:eastAsia="TH SarabunPSK" w:hAnsi="TH Sarabun New" w:cs="TH Sarabun New"/>
          <w:sz w:val="32"/>
          <w:szCs w:val="32"/>
        </w:rPr>
      </w:pP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เพื่อสร้างตัวแปลภาษาของภาษาไอรินที่สร้างขึ้นจากภาษา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Coffeescript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ซึ่งตัวแปลภาษาที่สร้างขึ้นสามารถใช้งานกับภาษาไทยและภาษาอังกฤษได้เป็นอย่างดี</w:t>
      </w:r>
    </w:p>
    <w:p w14:paraId="6E9CDE5D" w14:textId="77777777" w:rsidR="000D3300" w:rsidRPr="009906BD" w:rsidRDefault="000D3300" w:rsidP="000D3300">
      <w:pPr>
        <w:rPr>
          <w:rFonts w:ascii="TH Sarabun New" w:eastAsia="TH SarabunPSK" w:hAnsi="TH Sarabun New" w:cs="TH Sarabun New"/>
          <w:b/>
          <w:bCs/>
          <w:sz w:val="36"/>
          <w:szCs w:val="36"/>
        </w:rPr>
      </w:pPr>
    </w:p>
    <w:p w14:paraId="3C7214A8" w14:textId="77777777" w:rsidR="000D3300" w:rsidRPr="009906BD" w:rsidRDefault="000D3300" w:rsidP="000D3300">
      <w:pPr>
        <w:rPr>
          <w:rFonts w:ascii="TH Sarabun New" w:eastAsia="TH SarabunPSK" w:hAnsi="TH Sarabun New" w:cs="TH Sarabun New"/>
          <w:b/>
          <w:bCs/>
          <w:sz w:val="36"/>
          <w:szCs w:val="36"/>
        </w:rPr>
      </w:pPr>
    </w:p>
    <w:p w14:paraId="0A87E5FC" w14:textId="77777777" w:rsidR="00222BEB" w:rsidRPr="009906BD" w:rsidRDefault="001B225B" w:rsidP="00222BEB">
      <w:pPr>
        <w:rPr>
          <w:rFonts w:ascii="TH Sarabun New" w:eastAsia="TH SarabunPSK" w:hAnsi="TH Sarabun New" w:cs="TH Sarabun New"/>
          <w:b/>
          <w:bCs/>
          <w:sz w:val="36"/>
          <w:szCs w:val="36"/>
        </w:rPr>
      </w:pPr>
      <w:r w:rsidRPr="009906BD">
        <w:rPr>
          <w:rFonts w:ascii="TH Sarabun New" w:eastAsia="TH SarabunPSK" w:hAnsi="TH Sarabun New" w:cs="TH Sarabun New"/>
          <w:b/>
          <w:bCs/>
          <w:sz w:val="36"/>
          <w:szCs w:val="36"/>
          <w:cs/>
        </w:rPr>
        <w:lastRenderedPageBreak/>
        <w:t>รายละเอียด</w:t>
      </w:r>
      <w:r w:rsidR="00A24C58" w:rsidRPr="009906BD">
        <w:rPr>
          <w:rFonts w:ascii="TH Sarabun New" w:eastAsia="TH SarabunPSK" w:hAnsi="TH Sarabun New" w:cs="TH Sarabun New"/>
          <w:b/>
          <w:bCs/>
          <w:sz w:val="36"/>
          <w:szCs w:val="36"/>
          <w:cs/>
        </w:rPr>
        <w:t>การพัฒนา</w:t>
      </w:r>
    </w:p>
    <w:p w14:paraId="373BFD5A" w14:textId="474DB0E4" w:rsidR="00A24C58" w:rsidRPr="009906BD" w:rsidRDefault="00A24C58" w:rsidP="00222BEB">
      <w:pPr>
        <w:rPr>
          <w:rFonts w:ascii="TH Sarabun New" w:eastAsia="TH SarabunPSK" w:hAnsi="TH Sarabun New" w:cs="TH Sarabun New"/>
          <w:b/>
          <w:bCs/>
          <w:sz w:val="32"/>
          <w:szCs w:val="32"/>
        </w:rPr>
      </w:pPr>
      <w:r w:rsidRPr="009906BD">
        <w:rPr>
          <w:rFonts w:ascii="TH Sarabun New" w:eastAsia="TH SarabunPSK" w:hAnsi="TH Sarabun New" w:cs="TH Sarabun New"/>
          <w:b/>
          <w:bCs/>
          <w:sz w:val="36"/>
          <w:szCs w:val="36"/>
          <w:cs/>
        </w:rPr>
        <w:tab/>
      </w:r>
      <w:r w:rsidRPr="009906BD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เนื้อเรื่องย่อ</w:t>
      </w:r>
    </w:p>
    <w:p w14:paraId="6342B27A" w14:textId="3E31BC0A" w:rsidR="00065624" w:rsidRPr="009906BD" w:rsidRDefault="00065624" w:rsidP="00DF12A6">
      <w:pPr>
        <w:ind w:left="690" w:firstLine="705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ภาษาไอรินเป็นภาษาที่ใช้การเยื้องของโค้ดให้เป็นประโยชน์</w:t>
      </w:r>
      <w:r w:rsidR="007D4C7E"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 โดยใช้สำหรับการบอกว่าประโยคดังกล่า</w:t>
      </w:r>
      <w:r w:rsidR="007C12BA">
        <w:rPr>
          <w:rFonts w:ascii="TH Sarabun New" w:eastAsia="TH SarabunPSK" w:hAnsi="TH Sarabun New" w:cs="TH Sarabun New" w:hint="cs"/>
          <w:sz w:val="32"/>
          <w:szCs w:val="32"/>
          <w:cs/>
        </w:rPr>
        <w:t>ว</w:t>
      </w:r>
      <w:r w:rsidR="007D4C7E"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เป็นคำถามหรือคำตอบของระบบโต้ตอบอัตโนมัติ โดยการพิมพ์ไม่เยื้องจะหมายถึงคำถามและการเยื้องเข้าไป </w:t>
      </w:r>
      <w:r w:rsidR="007D4C7E" w:rsidRPr="009906BD">
        <w:rPr>
          <w:rFonts w:ascii="TH Sarabun New" w:eastAsia="TH SarabunPSK" w:hAnsi="TH Sarabun New" w:cs="TH Sarabun New"/>
          <w:sz w:val="32"/>
          <w:szCs w:val="32"/>
        </w:rPr>
        <w:t xml:space="preserve">1 </w:t>
      </w:r>
      <w:r w:rsidR="007D4C7E" w:rsidRPr="009906BD">
        <w:rPr>
          <w:rFonts w:ascii="TH Sarabun New" w:eastAsia="TH SarabunPSK" w:hAnsi="TH Sarabun New" w:cs="TH Sarabun New"/>
          <w:sz w:val="32"/>
          <w:szCs w:val="32"/>
          <w:cs/>
        </w:rPr>
        <w:t>ชั้นจะหมายถึงคำตอบ</w:t>
      </w:r>
      <w:r w:rsidR="00D43264"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 และหากมีการเยื้องเข้าไปอีกจะเป็นคำถามสลับกันไป</w:t>
      </w:r>
    </w:p>
    <w:p w14:paraId="49515D76" w14:textId="51F251FB" w:rsidR="00E1750C" w:rsidRPr="009906BD" w:rsidRDefault="002A449B" w:rsidP="002A449B">
      <w:pPr>
        <w:ind w:left="690" w:firstLine="705"/>
        <w:rPr>
          <w:rFonts w:ascii="TH Sarabun New" w:eastAsia="TH SarabunPSK" w:hAnsi="TH Sarabun New" w:cs="TH Sarabun New"/>
          <w:sz w:val="32"/>
          <w:szCs w:val="32"/>
        </w:rPr>
        <w:pPrChange w:id="9" w:author="Pakkapon Phongthawee" w:date="2016-01-27T07:52:00Z">
          <w:pPr>
            <w:ind w:left="690" w:firstLine="705"/>
            <w:jc w:val="center"/>
          </w:pPr>
        </w:pPrChange>
      </w:pPr>
      <w:ins w:id="10" w:author="Pakkapon Phongthawee" w:date="2016-01-27T07:52:00Z">
        <w:r>
          <w:rPr>
            <w:rFonts w:ascii="TH Sarabun New" w:eastAsia="TH SarabunPSK" w:hAnsi="TH Sarabun New" w:cs="TH Sarabun New"/>
            <w:sz w:val="32"/>
            <w:szCs w:val="32"/>
          </w:rPr>
          <w:t xml:space="preserve">   </w:t>
        </w:r>
      </w:ins>
      <w:r w:rsidR="00D43264" w:rsidRPr="009906BD">
        <w:rPr>
          <w:rFonts w:ascii="TH Sarabun New" w:hAnsi="TH Sarabun New" w:cs="TH Sarabun New"/>
          <w:noProof/>
        </w:rPr>
        <w:drawing>
          <wp:inline distT="114300" distB="114300" distL="114300" distR="114300" wp14:anchorId="317267D9" wp14:editId="0BF73434">
            <wp:extent cx="2447820" cy="2408725"/>
            <wp:effectExtent l="0" t="0" r="0" b="0"/>
            <wp:docPr id="2" name="image03.png" descr="irin-cod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 descr="irin-code.png"/>
                    <pic:cNvPicPr preferRelativeResize="0"/>
                  </pic:nvPicPr>
                  <pic:blipFill rotWithShape="1">
                    <a:blip r:embed="rId10"/>
                    <a:srcRect t="1322" b="5359"/>
                    <a:stretch/>
                  </pic:blipFill>
                  <pic:spPr bwMode="auto">
                    <a:xfrm>
                      <a:off x="0" y="0"/>
                      <a:ext cx="2447925" cy="2408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ins w:id="11" w:author="Pakkapon Phongthawee" w:date="2016-01-27T07:52:00Z">
        <w:r>
          <w:rPr>
            <w:rFonts w:ascii="TH Sarabun New" w:eastAsia="TH SarabunPSK" w:hAnsi="TH Sarabun New" w:cs="TH Sarabun New"/>
            <w:sz w:val="32"/>
            <w:szCs w:val="32"/>
          </w:rPr>
          <w:t xml:space="preserve"> </w:t>
        </w:r>
        <w:bookmarkStart w:id="12" w:name="_GoBack"/>
        <w:bookmarkEnd w:id="12"/>
        <w:r>
          <w:rPr>
            <w:rFonts w:ascii="TH Sarabun New" w:eastAsia="TH SarabunPSK" w:hAnsi="TH Sarabun New" w:cs="TH Sarabun New"/>
            <w:sz w:val="32"/>
            <w:szCs w:val="32"/>
          </w:rPr>
          <w:t xml:space="preserve">   </w:t>
        </w:r>
        <w:r>
          <w:rPr>
            <w:rFonts w:ascii="TH Sarabun New" w:eastAsia="TH SarabunPSK" w:hAnsi="TH Sarabun New" w:cs="TH Sarabun New"/>
            <w:noProof/>
            <w:sz w:val="32"/>
            <w:szCs w:val="32"/>
          </w:rPr>
          <w:drawing>
            <wp:inline distT="0" distB="0" distL="0" distR="0" wp14:anchorId="7984E68D" wp14:editId="07619723">
              <wp:extent cx="1258531" cy="2381250"/>
              <wp:effectExtent l="0" t="0" r="0" b="0"/>
              <wp:docPr id="48" name="Picture 4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1128"/>
                      <a:stretch/>
                    </pic:blipFill>
                    <pic:spPr bwMode="auto">
                      <a:xfrm>
                        <a:off x="0" y="0"/>
                        <a:ext cx="1261708" cy="2387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535BF848" w14:textId="356A47CD" w:rsidR="00D43264" w:rsidRPr="009906BD" w:rsidRDefault="00D43264" w:rsidP="00D43264">
      <w:pPr>
        <w:ind w:left="690" w:firstLine="705"/>
        <w:jc w:val="center"/>
        <w:rPr>
          <w:rFonts w:ascii="TH Sarabun New" w:eastAsia="TH SarabunPSK" w:hAnsi="TH Sarabun New" w:cs="TH Sarabun New"/>
          <w:sz w:val="32"/>
          <w:szCs w:val="32"/>
        </w:rPr>
      </w:pP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ภาพที่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 1</w:t>
      </w:r>
      <w:r w:rsidR="0092732F"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 ตัวอย่างโค้ดภาษาไอริน</w:t>
      </w:r>
    </w:p>
    <w:p w14:paraId="10DCF525" w14:textId="34DF79A9" w:rsidR="006275BF" w:rsidRPr="009906BD" w:rsidRDefault="005B7D0C" w:rsidP="00DF12A6">
      <w:pPr>
        <w:ind w:left="690" w:firstLine="705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9906BD">
        <w:rPr>
          <w:rFonts w:ascii="TH Sarabun New" w:eastAsia="TH SarabunPSK" w:hAnsi="TH Sarabun New" w:cs="TH Sarabun New"/>
          <w:sz w:val="32"/>
          <w:szCs w:val="32"/>
        </w:rPr>
        <w:tab/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จากภาพที่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 1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จะพบ </w:t>
      </w:r>
      <w:ins w:id="13" w:author="Pakkapon Phongthawee" w:date="2016-01-27T07:50:00Z">
        <w:r w:rsidR="003E6060">
          <w:rPr>
            <w:rFonts w:ascii="TH Sarabun New" w:eastAsia="TH SarabunPSK" w:hAnsi="TH Sarabun New" w:cs="TH Sarabun New" w:hint="cs"/>
            <w:sz w:val="32"/>
            <w:szCs w:val="32"/>
            <w:cs/>
          </w:rPr>
          <w:t>จะสามารถอธิบายรูปแบบคำถามและคำตอบได้ดังโค้ดด้านขวา นั่นคือ</w:t>
        </w:r>
      </w:ins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คำถามกินข้าวหรือยัง โดยมีคำตอบ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 4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รูปแบบได้แก่ กินข้าวแล้วค่ะ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,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อิ่มแล้วค่ะ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,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ยังเลยค่ะ และยังหิวอยู่เลยค่ะ ซึ่งหากระบบโต้ตอบอัตโนมัติเลือกที่จะตอบว่า อิ่มแล้วค่ะ ก็จะมีคำถามที่เยื้องเข้าไปอีก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 2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คำถามคือ ข้าวอร่อยไหมและกินข้าวกับอะไร</w:t>
      </w:r>
      <w:r w:rsidR="006275BF"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</w:p>
    <w:p w14:paraId="6292B17A" w14:textId="62379787" w:rsidR="007D4C7E" w:rsidRPr="009906BD" w:rsidRDefault="006275BF" w:rsidP="00DF12A6">
      <w:pPr>
        <w:ind w:left="690" w:firstLine="705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นอกจากนี้ภาษาไอรินยังมีความสามารถอื่นอีก</w:t>
      </w:r>
      <w:r w:rsidR="00E1750C"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เช่น การใช้งานนิพจน์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,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หัวข้อเรื่อง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,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เงื่อนไขในบรรทัด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,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การกำหนดค่าตัวแปร</w:t>
      </w:r>
      <w:r w:rsidR="00E1750C"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 เป็นต้น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 ซึ่งสามารถอ่านเพิ่มเติมได้ในภาคผนวก</w:t>
      </w:r>
    </w:p>
    <w:p w14:paraId="6AF8228C" w14:textId="34018467" w:rsidR="00A24C58" w:rsidRPr="009906BD" w:rsidRDefault="00EB1E8F" w:rsidP="00DF12A6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>สำหรับตัวแปลภาษา</w:t>
      </w:r>
      <w:r w:rsidR="00A24C58" w:rsidRPr="009906BD">
        <w:rPr>
          <w:rFonts w:ascii="TH Sarabun New" w:hAnsi="TH Sarabun New" w:cs="TH Sarabun New"/>
          <w:sz w:val="32"/>
          <w:szCs w:val="32"/>
          <w:cs/>
        </w:rPr>
        <w:t xml:space="preserve">ที่สร้างขึ้นจะเขียนด้วยภาษา </w:t>
      </w:r>
      <w:r w:rsidR="006857B9" w:rsidRPr="009906BD">
        <w:rPr>
          <w:rFonts w:ascii="TH Sarabun New" w:hAnsi="TH Sarabun New" w:cs="TH Sarabun New"/>
          <w:sz w:val="32"/>
          <w:szCs w:val="32"/>
          <w:cs/>
        </w:rPr>
        <w:t xml:space="preserve">คอฟฟี่สคริป </w:t>
      </w:r>
      <w:r w:rsidR="00AD3A48" w:rsidRPr="009906BD">
        <w:rPr>
          <w:rFonts w:ascii="TH Sarabun New" w:hAnsi="TH Sarabun New" w:cs="TH Sarabun New"/>
          <w:sz w:val="32"/>
          <w:szCs w:val="32"/>
          <w:cs/>
        </w:rPr>
        <w:t>(</w:t>
      </w:r>
      <w:r w:rsidR="0042109F" w:rsidRPr="009906BD">
        <w:rPr>
          <w:rFonts w:ascii="TH Sarabun New" w:hAnsi="TH Sarabun New" w:cs="TH Sarabun New"/>
          <w:sz w:val="32"/>
          <w:szCs w:val="32"/>
        </w:rPr>
        <w:t>CoffeeS</w:t>
      </w:r>
      <w:r w:rsidR="00A24C58" w:rsidRPr="009906BD">
        <w:rPr>
          <w:rFonts w:ascii="TH Sarabun New" w:hAnsi="TH Sarabun New" w:cs="TH Sarabun New"/>
          <w:sz w:val="32"/>
          <w:szCs w:val="32"/>
        </w:rPr>
        <w:t>cript</w:t>
      </w:r>
      <w:r w:rsidR="00AD3A48" w:rsidRPr="009906BD">
        <w:rPr>
          <w:rFonts w:ascii="TH Sarabun New" w:hAnsi="TH Sarabun New" w:cs="TH Sarabun New"/>
          <w:sz w:val="32"/>
          <w:szCs w:val="32"/>
          <w:cs/>
        </w:rPr>
        <w:t>)</w:t>
      </w:r>
      <w:r w:rsidR="00A24C58" w:rsidRPr="009906BD">
        <w:rPr>
          <w:rFonts w:ascii="TH Sarabun New" w:hAnsi="TH Sarabun New" w:cs="TH Sarabun New"/>
          <w:sz w:val="32"/>
          <w:szCs w:val="32"/>
          <w:cs/>
        </w:rPr>
        <w:t xml:space="preserve"> เนื่องจากภาษา</w:t>
      </w:r>
      <w:r w:rsidR="00AD3A48" w:rsidRPr="009906BD">
        <w:rPr>
          <w:rFonts w:ascii="TH Sarabun New" w:hAnsi="TH Sarabun New" w:cs="TH Sarabun New"/>
          <w:sz w:val="32"/>
          <w:szCs w:val="32"/>
          <w:cs/>
        </w:rPr>
        <w:t xml:space="preserve">คอฟฟี่สคริป </w:t>
      </w:r>
      <w:r w:rsidR="00A24C58" w:rsidRPr="009906BD">
        <w:rPr>
          <w:rFonts w:ascii="TH Sarabun New" w:hAnsi="TH Sarabun New" w:cs="TH Sarabun New"/>
          <w:sz w:val="32"/>
          <w:szCs w:val="32"/>
          <w:cs/>
        </w:rPr>
        <w:t>เป็นภาษาที่เขียนสั้นและง่</w:t>
      </w:r>
      <w:r w:rsidR="00AD3A48" w:rsidRPr="009906BD">
        <w:rPr>
          <w:rFonts w:ascii="TH Sarabun New" w:hAnsi="TH Sarabun New" w:cs="TH Sarabun New"/>
          <w:sz w:val="32"/>
          <w:szCs w:val="32"/>
          <w:cs/>
        </w:rPr>
        <w:t>าย อีกทั้งยังสามารถแปลงเป็นภาษาจาวาสคริป(</w:t>
      </w:r>
      <w:r w:rsidR="00AD3A48" w:rsidRPr="009906BD">
        <w:rPr>
          <w:rFonts w:ascii="TH Sarabun New" w:hAnsi="TH Sarabun New" w:cs="TH Sarabun New"/>
          <w:sz w:val="32"/>
          <w:szCs w:val="32"/>
        </w:rPr>
        <w:t>JavaScript</w:t>
      </w:r>
      <w:r w:rsidR="00AD3A48" w:rsidRPr="009906BD">
        <w:rPr>
          <w:rFonts w:ascii="TH Sarabun New" w:hAnsi="TH Sarabun New" w:cs="TH Sarabun New"/>
          <w:sz w:val="32"/>
          <w:szCs w:val="32"/>
          <w:cs/>
        </w:rPr>
        <w:t>) ได้ ซึ่งภาษาจาวาสคริปร</w:t>
      </w:r>
      <w:r w:rsidR="00A24C58" w:rsidRPr="009906BD">
        <w:rPr>
          <w:rFonts w:ascii="TH Sarabun New" w:hAnsi="TH Sarabun New" w:cs="TH Sarabun New"/>
          <w:sz w:val="32"/>
          <w:szCs w:val="32"/>
          <w:cs/>
        </w:rPr>
        <w:t>องรับการแบบข้ามระบบปฏิบัติการ (</w:t>
      </w:r>
      <w:r w:rsidR="00A24C58" w:rsidRPr="009906BD">
        <w:rPr>
          <w:rFonts w:ascii="TH Sarabun New" w:hAnsi="TH Sarabun New" w:cs="TH Sarabun New"/>
          <w:sz w:val="32"/>
          <w:szCs w:val="32"/>
        </w:rPr>
        <w:t>Cross</w:t>
      </w:r>
      <w:r w:rsidR="00A24C58" w:rsidRPr="009906BD">
        <w:rPr>
          <w:rFonts w:ascii="TH Sarabun New" w:hAnsi="TH Sarabun New" w:cs="TH Sarabun New"/>
          <w:sz w:val="32"/>
          <w:szCs w:val="32"/>
          <w:cs/>
        </w:rPr>
        <w:t>-</w:t>
      </w:r>
      <w:r w:rsidR="00A24C58" w:rsidRPr="009906BD">
        <w:rPr>
          <w:rFonts w:ascii="TH Sarabun New" w:hAnsi="TH Sarabun New" w:cs="TH Sarabun New"/>
          <w:sz w:val="32"/>
          <w:szCs w:val="32"/>
        </w:rPr>
        <w:t>platform</w:t>
      </w:r>
      <w:r w:rsidR="00A24C58" w:rsidRPr="009906BD">
        <w:rPr>
          <w:rFonts w:ascii="TH Sarabun New" w:hAnsi="TH Sarabun New" w:cs="TH Sarabun New"/>
          <w:sz w:val="32"/>
          <w:szCs w:val="32"/>
          <w:cs/>
        </w:rPr>
        <w:t>) ซึ่งทำให้ตัวแปลภาษาที่เขียนขึ้นสามารถประยุกต์ใช้กับโปรแกรมอื่นที่เขียนขึ้นใหม่ได้ง่าย</w:t>
      </w:r>
      <w:r w:rsidR="00C012E5" w:rsidRPr="009906B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7107C" w:rsidRPr="009906BD">
        <w:rPr>
          <w:rFonts w:ascii="TH Sarabun New" w:hAnsi="TH Sarabun New" w:cs="TH Sarabun New"/>
          <w:sz w:val="32"/>
          <w:szCs w:val="32"/>
          <w:cs/>
        </w:rPr>
        <w:t>รองรับการใ</w:t>
      </w:r>
      <w:r w:rsidR="00F27FA8" w:rsidRPr="009906BD">
        <w:rPr>
          <w:rFonts w:ascii="TH Sarabun New" w:hAnsi="TH Sarabun New" w:cs="TH Sarabun New"/>
          <w:sz w:val="32"/>
          <w:szCs w:val="32"/>
          <w:cs/>
        </w:rPr>
        <w:t>ช้งานทั้งผ่านเบราว์เซอร์และผ่าน</w:t>
      </w:r>
      <w:r w:rsidR="0067107C" w:rsidRPr="009906BD">
        <w:rPr>
          <w:rFonts w:ascii="TH Sarabun New" w:hAnsi="TH Sarabun New" w:cs="TH Sarabun New"/>
          <w:sz w:val="32"/>
          <w:szCs w:val="32"/>
          <w:cs/>
        </w:rPr>
        <w:t>โหนดเจเอส (</w:t>
      </w:r>
      <w:r w:rsidR="0067107C" w:rsidRPr="009906BD">
        <w:rPr>
          <w:rFonts w:ascii="TH Sarabun New" w:hAnsi="TH Sarabun New" w:cs="TH Sarabun New"/>
          <w:sz w:val="32"/>
          <w:szCs w:val="32"/>
        </w:rPr>
        <w:t>Node</w:t>
      </w:r>
      <w:r w:rsidR="0067107C"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="0067107C" w:rsidRPr="009906BD">
        <w:rPr>
          <w:rFonts w:ascii="TH Sarabun New" w:hAnsi="TH Sarabun New" w:cs="TH Sarabun New"/>
          <w:sz w:val="32"/>
          <w:szCs w:val="32"/>
        </w:rPr>
        <w:t>JS</w:t>
      </w:r>
      <w:r w:rsidR="0067107C" w:rsidRPr="009906BD">
        <w:rPr>
          <w:rFonts w:ascii="TH Sarabun New" w:hAnsi="TH Sarabun New" w:cs="TH Sarabun New"/>
          <w:sz w:val="32"/>
          <w:szCs w:val="32"/>
          <w:cs/>
        </w:rPr>
        <w:t>)</w:t>
      </w:r>
    </w:p>
    <w:p w14:paraId="35A3F9E9" w14:textId="1B1E6D62" w:rsidR="00911EDB" w:rsidRPr="009906BD" w:rsidRDefault="00F27FA8" w:rsidP="00DF12A6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>ซึ่งตัวแปลภาษาไอรินนั้นเป็นคลาส (</w:t>
      </w:r>
      <w:r w:rsidRPr="009906BD">
        <w:rPr>
          <w:rFonts w:ascii="TH Sarabun New" w:hAnsi="TH Sarabun New" w:cs="TH Sarabun New"/>
          <w:sz w:val="32"/>
          <w:szCs w:val="32"/>
        </w:rPr>
        <w:t>Class</w:t>
      </w:r>
      <w:r w:rsidRPr="009906BD">
        <w:rPr>
          <w:rFonts w:ascii="TH Sarabun New" w:hAnsi="TH Sarabun New" w:cs="TH Sarabun New"/>
          <w:sz w:val="32"/>
          <w:szCs w:val="32"/>
          <w:cs/>
        </w:rPr>
        <w:t>) ที่ใช้งานโดยการส่งค่าพารามิเตอร์ที่อยู่ไฟล์และฟังก์ชันเรียกกลับ</w:t>
      </w:r>
      <w:r w:rsidR="00936147" w:rsidRPr="009906BD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="00936147" w:rsidRPr="009906BD">
        <w:rPr>
          <w:rFonts w:ascii="TH Sarabun New" w:hAnsi="TH Sarabun New" w:cs="TH Sarabun New"/>
          <w:sz w:val="32"/>
          <w:szCs w:val="32"/>
        </w:rPr>
        <w:t>Callback function</w:t>
      </w:r>
      <w:r w:rsidR="00936147" w:rsidRPr="009906BD">
        <w:rPr>
          <w:rFonts w:ascii="TH Sarabun New" w:hAnsi="TH Sarabun New" w:cs="TH Sarabun New"/>
          <w:sz w:val="32"/>
          <w:szCs w:val="32"/>
          <w:cs/>
        </w:rPr>
        <w:t xml:space="preserve">) </w:t>
      </w:r>
      <w:r w:rsidR="00EB6B09" w:rsidRPr="009906BD">
        <w:rPr>
          <w:rFonts w:ascii="TH Sarabun New" w:hAnsi="TH Sarabun New" w:cs="TH Sarabun New"/>
          <w:sz w:val="32"/>
          <w:szCs w:val="32"/>
          <w:cs/>
        </w:rPr>
        <w:t>เข้าไปยัง</w:t>
      </w:r>
      <w:r w:rsidR="00936147" w:rsidRPr="009906BD">
        <w:rPr>
          <w:rFonts w:ascii="TH Sarabun New" w:hAnsi="TH Sarabun New" w:cs="TH Sarabun New"/>
          <w:sz w:val="32"/>
          <w:szCs w:val="32"/>
          <w:cs/>
        </w:rPr>
        <w:t>คอนสตรัคเตอร์</w:t>
      </w:r>
      <w:r w:rsidR="003F5417" w:rsidRPr="009906BD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="003F5417" w:rsidRPr="009906BD">
        <w:rPr>
          <w:rFonts w:ascii="TH Sarabun New" w:hAnsi="TH Sarabun New" w:cs="TH Sarabun New"/>
          <w:sz w:val="32"/>
          <w:szCs w:val="32"/>
        </w:rPr>
        <w:t>Constructer</w:t>
      </w:r>
      <w:r w:rsidR="003F5417" w:rsidRPr="009906BD">
        <w:rPr>
          <w:rFonts w:ascii="TH Sarabun New" w:hAnsi="TH Sarabun New" w:cs="TH Sarabun New"/>
          <w:sz w:val="32"/>
          <w:szCs w:val="32"/>
          <w:cs/>
        </w:rPr>
        <w:t>)</w:t>
      </w:r>
      <w:r w:rsidR="00936147" w:rsidRPr="009906B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F5417" w:rsidRPr="009906BD">
        <w:rPr>
          <w:rFonts w:ascii="TH Sarabun New" w:hAnsi="TH Sarabun New" w:cs="TH Sarabun New"/>
          <w:sz w:val="32"/>
          <w:szCs w:val="32"/>
          <w:cs/>
        </w:rPr>
        <w:t>โดยคอน</w:t>
      </w:r>
      <w:r w:rsidR="00D54D35" w:rsidRPr="009906BD">
        <w:rPr>
          <w:rFonts w:ascii="TH Sarabun New" w:hAnsi="TH Sarabun New" w:cs="TH Sarabun New"/>
          <w:sz w:val="32"/>
          <w:szCs w:val="32"/>
          <w:cs/>
        </w:rPr>
        <w:t>ส</w:t>
      </w:r>
      <w:r w:rsidR="003F5417" w:rsidRPr="009906BD">
        <w:rPr>
          <w:rFonts w:ascii="TH Sarabun New" w:hAnsi="TH Sarabun New" w:cs="TH Sarabun New"/>
          <w:sz w:val="32"/>
          <w:szCs w:val="32"/>
          <w:cs/>
        </w:rPr>
        <w:t>ตรัค</w:t>
      </w:r>
      <w:r w:rsidR="003F5417" w:rsidRPr="009906BD">
        <w:rPr>
          <w:rFonts w:ascii="TH Sarabun New" w:hAnsi="TH Sarabun New" w:cs="TH Sarabun New"/>
          <w:sz w:val="32"/>
          <w:szCs w:val="32"/>
          <w:cs/>
        </w:rPr>
        <w:lastRenderedPageBreak/>
        <w:t>เตอร์นี้จะทำการแปลโค้ดภาษาไอรินที่เป็นการเยื้องให้อยู่ในรูปแบบโครงสร้างข้อมูลต้นไม้เพื่อง่ายต้องการค้นหา</w:t>
      </w:r>
    </w:p>
    <w:p w14:paraId="0A41E88F" w14:textId="474980EB" w:rsidR="00911EDB" w:rsidRPr="009906BD" w:rsidRDefault="00911EDB" w:rsidP="00911EDB">
      <w:pPr>
        <w:spacing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noProof/>
        </w:rPr>
        <w:drawing>
          <wp:inline distT="114300" distB="114300" distL="114300" distR="114300" wp14:anchorId="0AE49FCE" wp14:editId="0EFE27CC">
            <wp:extent cx="4743450" cy="2990850"/>
            <wp:effectExtent l="0" t="0" r="0" b="0"/>
            <wp:docPr id="3" name="image05.png" descr="irin_tre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 descr="irin_tree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7574" cy="299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E39FF8" w14:textId="497DE342" w:rsidR="00911EDB" w:rsidRPr="009906BD" w:rsidRDefault="00911EDB" w:rsidP="00911EDB">
      <w:pPr>
        <w:spacing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>ภาพที่</w:t>
      </w:r>
      <w:r w:rsidRPr="009906BD">
        <w:rPr>
          <w:rFonts w:ascii="TH Sarabun New" w:hAnsi="TH Sarabun New" w:cs="TH Sarabun New"/>
          <w:sz w:val="32"/>
          <w:szCs w:val="32"/>
        </w:rPr>
        <w:t xml:space="preserve"> 2 </w:t>
      </w:r>
      <w:r w:rsidRPr="009906BD">
        <w:rPr>
          <w:rFonts w:ascii="TH Sarabun New" w:hAnsi="TH Sarabun New" w:cs="TH Sarabun New"/>
          <w:sz w:val="32"/>
          <w:szCs w:val="32"/>
          <w:cs/>
        </w:rPr>
        <w:t>โครงสร้างต้นไม้ที่เกิดจากการแปลโค้ดในภาพที่</w:t>
      </w:r>
      <w:r w:rsidRPr="009906BD">
        <w:rPr>
          <w:rFonts w:ascii="TH Sarabun New" w:hAnsi="TH Sarabun New" w:cs="TH Sarabun New"/>
          <w:sz w:val="32"/>
          <w:szCs w:val="32"/>
        </w:rPr>
        <w:t xml:space="preserve"> 1</w:t>
      </w:r>
    </w:p>
    <w:p w14:paraId="0DBD1630" w14:textId="23F085D4" w:rsidR="003F5417" w:rsidRPr="009906BD" w:rsidRDefault="003F5417" w:rsidP="00DF12A6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>โดยเมื่อทำการแปลภาษาเสร็จแล้วจะทำการเรียกใช้งานฟังก์ชันเรียกกลับ และเมื่อต้องการให้ระบบโต้ตอบอัตโนมัติตอบคำถาม ให้</w:t>
      </w:r>
      <w:r w:rsidR="00AB797C" w:rsidRPr="009906BD">
        <w:rPr>
          <w:rFonts w:ascii="TH Sarabun New" w:hAnsi="TH Sarabun New" w:cs="TH Sarabun New"/>
          <w:sz w:val="32"/>
          <w:szCs w:val="32"/>
          <w:cs/>
        </w:rPr>
        <w:t>นำเข้าข้อมูลผ่าน</w:t>
      </w:r>
      <w:r w:rsidRPr="009906BD">
        <w:rPr>
          <w:rFonts w:ascii="TH Sarabun New" w:hAnsi="TH Sarabun New" w:cs="TH Sarabun New"/>
          <w:sz w:val="32"/>
          <w:szCs w:val="32"/>
          <w:cs/>
        </w:rPr>
        <w:t>การส่งค</w:t>
      </w:r>
      <w:r w:rsidR="0064548F" w:rsidRPr="009906BD">
        <w:rPr>
          <w:rFonts w:ascii="TH Sarabun New" w:hAnsi="TH Sarabun New" w:cs="TH Sarabun New"/>
          <w:sz w:val="32"/>
          <w:szCs w:val="32"/>
          <w:cs/>
        </w:rPr>
        <w:t xml:space="preserve">่าผ่านพารามิเตอร์ไปยังเมธอด </w:t>
      </w:r>
      <w:r w:rsidR="0064548F" w:rsidRPr="009906BD">
        <w:rPr>
          <w:rFonts w:ascii="TH Sarabun New" w:hAnsi="TH Sarabun New" w:cs="TH Sarabun New"/>
          <w:sz w:val="32"/>
          <w:szCs w:val="32"/>
        </w:rPr>
        <w:t>reply</w:t>
      </w:r>
      <w:r w:rsidRPr="009906BD">
        <w:rPr>
          <w:rFonts w:ascii="TH Sarabun New" w:hAnsi="TH Sarabun New" w:cs="TH Sarabun New"/>
          <w:sz w:val="32"/>
          <w:szCs w:val="32"/>
          <w:cs/>
        </w:rPr>
        <w:t xml:space="preserve"> ของคลาส </w:t>
      </w:r>
      <w:r w:rsidR="009A3178" w:rsidRPr="009906BD">
        <w:rPr>
          <w:rFonts w:ascii="TH Sarabun New" w:hAnsi="TH Sarabun New" w:cs="TH Sarabun New"/>
          <w:sz w:val="32"/>
          <w:szCs w:val="32"/>
          <w:cs/>
        </w:rPr>
        <w:t xml:space="preserve">แล้วเมธอดนี้จะทำการค้นหาคำตอบในต้นไม้ที่คอนสตรัคเตอร์ได้สร้างขึ้น </w:t>
      </w:r>
      <w:r w:rsidR="0020044E" w:rsidRPr="009906BD">
        <w:rPr>
          <w:rFonts w:ascii="TH Sarabun New" w:hAnsi="TH Sarabun New" w:cs="TH Sarabun New"/>
          <w:sz w:val="32"/>
          <w:szCs w:val="32"/>
          <w:cs/>
        </w:rPr>
        <w:t>ตัวแปลภาษาจะทำการค้นหาโหนดลูกของโหนดราก ซึ่งบรรจุประโยคการสนทนา เมื่อนำไปเปรียบเทียบโดย</w:t>
      </w:r>
      <w:r w:rsidR="00AB797C" w:rsidRPr="009906BD">
        <w:rPr>
          <w:rFonts w:ascii="TH Sarabun New" w:hAnsi="TH Sarabun New" w:cs="TH Sarabun New"/>
          <w:sz w:val="32"/>
          <w:szCs w:val="32"/>
          <w:cs/>
        </w:rPr>
        <w:t>ทำการแปลงนิพจน์ในภาษาไอรินเป็น</w:t>
      </w:r>
      <w:r w:rsidR="0020044E" w:rsidRPr="009906BD">
        <w:rPr>
          <w:rFonts w:ascii="TH Sarabun New" w:hAnsi="TH Sarabun New" w:cs="TH Sarabun New"/>
          <w:sz w:val="32"/>
          <w:szCs w:val="32"/>
          <w:cs/>
        </w:rPr>
        <w:t>นิพจน์ปรกติ (</w:t>
      </w:r>
      <w:r w:rsidR="0020044E" w:rsidRPr="009906BD">
        <w:rPr>
          <w:rFonts w:ascii="TH Sarabun New" w:hAnsi="TH Sarabun New" w:cs="TH Sarabun New"/>
          <w:sz w:val="32"/>
          <w:szCs w:val="32"/>
        </w:rPr>
        <w:t>Regular Expression</w:t>
      </w:r>
      <w:r w:rsidR="0020044E" w:rsidRPr="009906BD">
        <w:rPr>
          <w:rFonts w:ascii="TH Sarabun New" w:hAnsi="TH Sarabun New" w:cs="TH Sarabun New"/>
          <w:sz w:val="32"/>
          <w:szCs w:val="32"/>
          <w:cs/>
        </w:rPr>
        <w:t>)</w:t>
      </w:r>
      <w:r w:rsidR="003C5748">
        <w:rPr>
          <w:rFonts w:ascii="TH Sarabun New" w:hAnsi="TH Sarabun New" w:cs="TH Sarabun New" w:hint="cs"/>
          <w:sz w:val="32"/>
          <w:szCs w:val="32"/>
          <w:cs/>
        </w:rPr>
        <w:t xml:space="preserve"> โดยทางผู้พัฒนาได้เขียนวิธีการแปลงนิพจน์ให้รองรับกับการใช้งานทั้งภาษาไทยและภาษาอังกฤษ</w:t>
      </w:r>
      <w:r w:rsidR="0020044E" w:rsidRPr="009906B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C5748">
        <w:rPr>
          <w:rFonts w:ascii="TH Sarabun New" w:hAnsi="TH Sarabun New" w:cs="TH Sarabun New" w:hint="cs"/>
          <w:sz w:val="32"/>
          <w:szCs w:val="32"/>
          <w:cs/>
        </w:rPr>
        <w:t>ซึ่ง</w:t>
      </w:r>
      <w:r w:rsidR="0020044E" w:rsidRPr="009906BD">
        <w:rPr>
          <w:rFonts w:ascii="TH Sarabun New" w:hAnsi="TH Sarabun New" w:cs="TH Sarabun New"/>
          <w:sz w:val="32"/>
          <w:szCs w:val="32"/>
          <w:cs/>
        </w:rPr>
        <w:t xml:space="preserve">หากการพบโหนดที่เข้าเงื่อนไข ให้ตั้งโหนดที่เข้าเงื่อนไขเป็นโหนดแม่และสุ่มดึงประโยคจากโหนดลูกมาตอบ เมื่อตอบแล้ว ให้กำหนดโหนดลูกที่นำมาตอบเป็นโหนดแม่ เมื่อมีการนำเข้าข้อมูลครั้งถัดไปให้ทำการเปรียบเทียบโดยใช้นิพจน์ปรกติ กับโหนดลูกของโหนดแม่ หากเข้าเงื่อนไขก็ทำซ้ำดังข้อความด้านบน แต่หากไม่พบโหนดลูกให้ทำการเปรียบเทียบโดยใช้นิพจน์ปรกติ กับโหนดลูกของโหนดรากทั้งหมดและทำซ้ำ </w:t>
      </w:r>
    </w:p>
    <w:p w14:paraId="3B1BFDF2" w14:textId="41C934BD" w:rsidR="00E329D6" w:rsidRDefault="00E329D6" w:rsidP="00DF12A6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>ตัวภาษาที่ทำการเขียนขึ้นด้วยภาษาคอฟฟี่สคริปนั้นจะ</w:t>
      </w:r>
      <w:r w:rsidR="0064548F" w:rsidRPr="009906BD">
        <w:rPr>
          <w:rFonts w:ascii="TH Sarabun New" w:hAnsi="TH Sarabun New" w:cs="TH Sarabun New"/>
          <w:sz w:val="32"/>
          <w:szCs w:val="32"/>
          <w:cs/>
        </w:rPr>
        <w:t>ได้รับการทดสอบการทำงานด้วย กัป</w:t>
      </w:r>
      <w:r w:rsidRPr="009906BD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9906BD">
        <w:rPr>
          <w:rFonts w:ascii="TH Sarabun New" w:hAnsi="TH Sarabun New" w:cs="TH Sarabun New"/>
          <w:sz w:val="32"/>
          <w:szCs w:val="32"/>
        </w:rPr>
        <w:t>Gulp</w:t>
      </w:r>
      <w:r w:rsidRPr="009906BD">
        <w:rPr>
          <w:rFonts w:ascii="TH Sarabun New" w:hAnsi="TH Sarabun New" w:cs="TH Sarabun New"/>
          <w:sz w:val="32"/>
          <w:szCs w:val="32"/>
          <w:cs/>
        </w:rPr>
        <w:t>) ด้วยชุดทดสอบทั้งสิ้น</w:t>
      </w:r>
      <w:r w:rsidR="00D67D0E" w:rsidRPr="009906B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67D0E" w:rsidRPr="009906BD">
        <w:rPr>
          <w:rFonts w:ascii="TH Sarabun New" w:hAnsi="TH Sarabun New" w:cs="TH Sarabun New"/>
          <w:sz w:val="32"/>
          <w:szCs w:val="32"/>
        </w:rPr>
        <w:t>250</w:t>
      </w:r>
      <w:r w:rsidR="00D67D0E" w:rsidRPr="009906BD">
        <w:rPr>
          <w:rFonts w:ascii="TH Sarabun New" w:hAnsi="TH Sarabun New" w:cs="TH Sarabun New"/>
          <w:sz w:val="32"/>
          <w:szCs w:val="32"/>
          <w:cs/>
        </w:rPr>
        <w:t xml:space="preserve"> ชุด ทำซ้ำชุดละ </w:t>
      </w:r>
      <w:r w:rsidR="00D67D0E" w:rsidRPr="009906BD">
        <w:rPr>
          <w:rFonts w:ascii="TH Sarabun New" w:hAnsi="TH Sarabun New" w:cs="TH Sarabun New"/>
          <w:sz w:val="32"/>
          <w:szCs w:val="32"/>
        </w:rPr>
        <w:t xml:space="preserve">10 </w:t>
      </w:r>
      <w:r w:rsidR="00D67D0E" w:rsidRPr="009906BD">
        <w:rPr>
          <w:rFonts w:ascii="TH Sarabun New" w:hAnsi="TH Sarabun New" w:cs="TH Sarabun New"/>
          <w:sz w:val="32"/>
          <w:szCs w:val="32"/>
          <w:cs/>
        </w:rPr>
        <w:t>ครั้งเพื่อให้มั่นใจว่าตัวแปลภาษาที่สร้างขึ้นนั้นสามารถทำงานได้ถูกต้อง โดยสามารถดาวน์โหลดชุดทดสอบได้ที่</w:t>
      </w:r>
      <w:r w:rsidR="0064548F" w:rsidRPr="009906B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072DB" w:rsidRPr="008072DB">
        <w:rPr>
          <w:rFonts w:ascii="TH Sarabun New" w:hAnsi="TH Sarabun New" w:cs="TH Sarabun New"/>
          <w:sz w:val="32"/>
          <w:szCs w:val="32"/>
        </w:rPr>
        <w:t>https</w:t>
      </w:r>
      <w:r w:rsidR="008072DB" w:rsidRPr="008072DB">
        <w:rPr>
          <w:rFonts w:ascii="TH Sarabun New" w:hAnsi="TH Sarabun New" w:cs="TH Sarabun New"/>
          <w:sz w:val="32"/>
          <w:szCs w:val="32"/>
          <w:cs/>
        </w:rPr>
        <w:t>://</w:t>
      </w:r>
      <w:r w:rsidR="008072DB" w:rsidRPr="008072DB">
        <w:rPr>
          <w:rFonts w:ascii="TH Sarabun New" w:hAnsi="TH Sarabun New" w:cs="TH Sarabun New"/>
          <w:sz w:val="32"/>
          <w:szCs w:val="32"/>
        </w:rPr>
        <w:t>goo</w:t>
      </w:r>
      <w:r w:rsidR="008072DB" w:rsidRPr="008072DB">
        <w:rPr>
          <w:rFonts w:ascii="TH Sarabun New" w:hAnsi="TH Sarabun New" w:cs="TH Sarabun New"/>
          <w:sz w:val="32"/>
          <w:szCs w:val="32"/>
          <w:cs/>
        </w:rPr>
        <w:t>.</w:t>
      </w:r>
      <w:r w:rsidR="008072DB" w:rsidRPr="008072DB">
        <w:rPr>
          <w:rFonts w:ascii="TH Sarabun New" w:hAnsi="TH Sarabun New" w:cs="TH Sarabun New"/>
          <w:sz w:val="32"/>
          <w:szCs w:val="32"/>
        </w:rPr>
        <w:t>gl</w:t>
      </w:r>
      <w:r w:rsidR="008072DB" w:rsidRPr="008072DB">
        <w:rPr>
          <w:rFonts w:ascii="TH Sarabun New" w:hAnsi="TH Sarabun New" w:cs="TH Sarabun New"/>
          <w:sz w:val="32"/>
          <w:szCs w:val="32"/>
          <w:cs/>
        </w:rPr>
        <w:t>/</w:t>
      </w:r>
      <w:r w:rsidR="008072DB" w:rsidRPr="008072DB">
        <w:rPr>
          <w:rFonts w:ascii="TH Sarabun New" w:hAnsi="TH Sarabun New" w:cs="TH Sarabun New"/>
          <w:sz w:val="32"/>
          <w:szCs w:val="32"/>
        </w:rPr>
        <w:t>cVfKiu</w:t>
      </w:r>
    </w:p>
    <w:p w14:paraId="3CBFD320" w14:textId="39964F51" w:rsidR="008072DB" w:rsidRDefault="008072DB" w:rsidP="002B7DC0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566DAFF7" w14:textId="490472E4" w:rsidR="008072DB" w:rsidRDefault="008072DB" w:rsidP="002B7DC0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1CF20C7A" w14:textId="77777777" w:rsidR="003C5748" w:rsidRDefault="003C5748" w:rsidP="00A24C58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2222C9B1" w14:textId="5D4AE2F7" w:rsidR="00930A24" w:rsidRPr="009906BD" w:rsidRDefault="00A24C58" w:rsidP="00A24C58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lastRenderedPageBreak/>
        <w:tab/>
      </w: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ทฤษฎีหลักการและเทคนิคที่เกี่ยวข้อง</w:t>
      </w:r>
    </w:p>
    <w:p w14:paraId="234441D0" w14:textId="77777777" w:rsidR="00A24C58" w:rsidRPr="009906BD" w:rsidRDefault="00A24C58" w:rsidP="00CA0B99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>1</w:t>
      </w:r>
      <w:r w:rsidRPr="009906BD">
        <w:rPr>
          <w:rFonts w:ascii="TH Sarabun New" w:hAnsi="TH Sarabun New" w:cs="TH Sarabun New"/>
          <w:sz w:val="32"/>
          <w:szCs w:val="32"/>
          <w:cs/>
        </w:rPr>
        <w:t>.ต้นไม้ (</w:t>
      </w:r>
      <w:r w:rsidRPr="009906BD">
        <w:rPr>
          <w:rFonts w:ascii="TH Sarabun New" w:hAnsi="TH Sarabun New" w:cs="TH Sarabun New"/>
          <w:sz w:val="32"/>
          <w:szCs w:val="32"/>
        </w:rPr>
        <w:t>Tree</w:t>
      </w:r>
      <w:r w:rsidRPr="009906BD">
        <w:rPr>
          <w:rFonts w:ascii="TH Sarabun New" w:hAnsi="TH Sarabun New" w:cs="TH Sarabun New"/>
          <w:sz w:val="32"/>
          <w:szCs w:val="32"/>
          <w:cs/>
        </w:rPr>
        <w:t>)</w:t>
      </w:r>
    </w:p>
    <w:p w14:paraId="0C9D99DD" w14:textId="1FB5737E" w:rsidR="00A24C58" w:rsidRPr="009906BD" w:rsidRDefault="00A24C58" w:rsidP="00DF12A6">
      <w:pPr>
        <w:spacing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>ต้นไม้คือโครงสร้างแบบไม่เป็นเส้นตรงประกอบด้วยโหนดหรือจุดยอดและขอบโดยโหนดหมายถึงสิ่งที่สามารถกำหนดชื่อและเก็บข้อมูลได้ ขอบคือเส้นที่เชื่อมกันระหว่าสองโหนด การกำหนดเส้นทางจากโหนดหนึ่งไปอีกโหนดนึงโดยไม่ซ้ำกันบนต้นไม้เรียกว่าพาธบนโครงสร้างต้นไม้มีโหนดพิเศษเรียกว่ารากซึ่งเป็นโหนดที่มีพาธไปหาตัวมันจากโหนดใดๆในต้นไม้ได้เพียงพาธเดียวเท่านั้น และการเก็บข้อมูลของภาษาไอรินถูกออกแบบมาโดยใช้ต้นไม้เพื่อให้สะดวกต่อการค้นหาคำตอบ</w:t>
      </w:r>
    </w:p>
    <w:p w14:paraId="152469D6" w14:textId="77777777" w:rsidR="00A24C58" w:rsidRPr="009906BD" w:rsidRDefault="00A24C58" w:rsidP="00A24C58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  <w:t>2</w:t>
      </w:r>
      <w:r w:rsidRPr="009906BD">
        <w:rPr>
          <w:rFonts w:ascii="TH Sarabun New" w:hAnsi="TH Sarabun New" w:cs="TH Sarabun New"/>
          <w:sz w:val="32"/>
          <w:szCs w:val="32"/>
          <w:cs/>
        </w:rPr>
        <w:t>. นิพจน์ปกติ (</w:t>
      </w:r>
      <w:r w:rsidRPr="009906BD">
        <w:rPr>
          <w:rFonts w:ascii="TH Sarabun New" w:hAnsi="TH Sarabun New" w:cs="TH Sarabun New"/>
          <w:sz w:val="32"/>
          <w:szCs w:val="32"/>
        </w:rPr>
        <w:t>Regular expression</w:t>
      </w:r>
      <w:r w:rsidRPr="009906BD">
        <w:rPr>
          <w:rFonts w:ascii="TH Sarabun New" w:hAnsi="TH Sarabun New" w:cs="TH Sarabun New"/>
          <w:sz w:val="32"/>
          <w:szCs w:val="32"/>
          <w:cs/>
        </w:rPr>
        <w:t>)</w:t>
      </w:r>
    </w:p>
    <w:p w14:paraId="50551F5A" w14:textId="728117FA" w:rsidR="003F5417" w:rsidRPr="009906BD" w:rsidRDefault="00A24C58" w:rsidP="00DF12A6">
      <w:pPr>
        <w:spacing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 xml:space="preserve">นิพจน์ปกติคือรูปแบบของอักขระ ที่ใช้เพื่อค้นหาข้อความในสายอักขระ เนื่องจากภาษาไอรินรองรับการใช้นิพจน์ดังนั้นการเปรียบเทียบนิพจน์จึงใช้การแปลงนิพจน์ในภาษา   ไอรินเป็นนิพจน์ปกติเพื่อใช้เปรียบเทียบในภาษา </w:t>
      </w:r>
      <w:r w:rsidRPr="009906BD">
        <w:rPr>
          <w:rFonts w:ascii="TH Sarabun New" w:hAnsi="TH Sarabun New" w:cs="TH Sarabun New"/>
          <w:sz w:val="32"/>
          <w:szCs w:val="32"/>
        </w:rPr>
        <w:t>Coffeescript</w:t>
      </w:r>
    </w:p>
    <w:p w14:paraId="12CCC0AC" w14:textId="77777777" w:rsidR="002B7DC0" w:rsidRPr="009906BD" w:rsidRDefault="002B7DC0" w:rsidP="002B7DC0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  <w:t>3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>Shunting</w:t>
      </w:r>
      <w:r w:rsidRPr="009906BD">
        <w:rPr>
          <w:rFonts w:ascii="TH Sarabun New" w:hAnsi="TH Sarabun New" w:cs="TH Sarabun New"/>
          <w:sz w:val="32"/>
          <w:szCs w:val="32"/>
          <w:cs/>
        </w:rPr>
        <w:t>-</w:t>
      </w:r>
      <w:r w:rsidRPr="009906BD">
        <w:rPr>
          <w:rFonts w:ascii="TH Sarabun New" w:hAnsi="TH Sarabun New" w:cs="TH Sarabun New"/>
          <w:sz w:val="32"/>
          <w:szCs w:val="32"/>
        </w:rPr>
        <w:t>yard algorithm</w:t>
      </w:r>
    </w:p>
    <w:p w14:paraId="5D81D16C" w14:textId="1C2A3658" w:rsidR="002B7DC0" w:rsidRPr="009906BD" w:rsidRDefault="002B7DC0" w:rsidP="00DF12A6">
      <w:pPr>
        <w:spacing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9906BD">
        <w:rPr>
          <w:rFonts w:ascii="TH Sarabun New" w:hAnsi="TH Sarabun New" w:cs="TH Sarabun New"/>
          <w:sz w:val="32"/>
          <w:szCs w:val="32"/>
        </w:rPr>
        <w:t>Shunting</w:t>
      </w:r>
      <w:r w:rsidRPr="009906BD">
        <w:rPr>
          <w:rFonts w:ascii="TH Sarabun New" w:hAnsi="TH Sarabun New" w:cs="TH Sarabun New"/>
          <w:sz w:val="32"/>
          <w:szCs w:val="32"/>
          <w:cs/>
        </w:rPr>
        <w:t>-</w:t>
      </w:r>
      <w:r w:rsidRPr="009906BD">
        <w:rPr>
          <w:rFonts w:ascii="TH Sarabun New" w:hAnsi="TH Sarabun New" w:cs="TH Sarabun New"/>
          <w:sz w:val="32"/>
          <w:szCs w:val="32"/>
        </w:rPr>
        <w:t>yard algorithm</w:t>
      </w:r>
      <w:r w:rsidRPr="009906BD">
        <w:rPr>
          <w:rFonts w:ascii="TH Sarabun New" w:hAnsi="TH Sarabun New" w:cs="TH Sarabun New"/>
          <w:sz w:val="32"/>
          <w:szCs w:val="32"/>
          <w:cs/>
        </w:rPr>
        <w:t xml:space="preserve"> ใช้สำหรับการแปลงนิพจน์ทางคณิตศาสตร์ให้อยู่ในรูปแบบของ </w:t>
      </w:r>
      <w:r w:rsidRPr="009906BD">
        <w:rPr>
          <w:rFonts w:ascii="TH Sarabun New" w:hAnsi="TH Sarabun New" w:cs="TH Sarabun New"/>
          <w:sz w:val="32"/>
          <w:szCs w:val="32"/>
        </w:rPr>
        <w:t>Reverse Polish notation</w:t>
      </w:r>
      <w:r w:rsidRPr="009906BD">
        <w:rPr>
          <w:rFonts w:ascii="TH Sarabun New" w:hAnsi="TH Sarabun New" w:cs="TH Sarabun New"/>
          <w:sz w:val="32"/>
          <w:szCs w:val="32"/>
          <w:cs/>
        </w:rPr>
        <w:t xml:space="preserve"> เพื่อให้สามารถคำนวณนิพจน์คณิตศาสตร์สามารถทำได้ถูกต้องตามลำดับความสำคัญของเครื่องหมาย ซึ่งในภาษาไอรินนั้นจะต้องใช้การคำนวณนิพจน์คณิตศาสตร์ในการกำหนดตัวแปร และการใช้งานเงื่อนไขในบรรทัด</w:t>
      </w:r>
    </w:p>
    <w:p w14:paraId="5F2A3301" w14:textId="77777777" w:rsidR="00A24C58" w:rsidRPr="009906BD" w:rsidRDefault="00A24C58" w:rsidP="00A24C58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ab/>
        <w:t>เครื่องมือที่ใช้พัฒนา</w:t>
      </w:r>
    </w:p>
    <w:p w14:paraId="03F69199" w14:textId="5C23881B" w:rsidR="00A24C58" w:rsidRPr="009906BD" w:rsidRDefault="00A24C58" w:rsidP="00872D8B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>Software</w:t>
      </w:r>
    </w:p>
    <w:p w14:paraId="5A296147" w14:textId="059184F9" w:rsidR="00872D8B" w:rsidRPr="009906BD" w:rsidRDefault="00872D8B" w:rsidP="00872D8B">
      <w:pPr>
        <w:spacing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>Atom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>io 1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>0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>0</w:t>
      </w:r>
    </w:p>
    <w:p w14:paraId="253C5EB2" w14:textId="3AA6F366" w:rsidR="00A24C58" w:rsidRPr="009906BD" w:rsidRDefault="00A24C58" w:rsidP="00A24C58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  <w:t>Coffeescript 1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>10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>0</w:t>
      </w:r>
    </w:p>
    <w:p w14:paraId="31D47552" w14:textId="1713FC8F" w:rsidR="00872D8B" w:rsidRPr="009906BD" w:rsidRDefault="00872D8B" w:rsidP="00A24C58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  <w:t>Gulp 3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>9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>0</w:t>
      </w:r>
    </w:p>
    <w:p w14:paraId="18098A6A" w14:textId="77777777" w:rsidR="00A24C58" w:rsidRPr="009906BD" w:rsidRDefault="00A24C58" w:rsidP="00A24C58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  <w:t>Node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>js 4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>2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>2 LTS</w:t>
      </w:r>
    </w:p>
    <w:p w14:paraId="0C6E4A4B" w14:textId="6616907B" w:rsidR="00872D8B" w:rsidRPr="009906BD" w:rsidRDefault="00A24C58" w:rsidP="00A24C58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  <w:t>Ubuntu 15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>04</w:t>
      </w:r>
    </w:p>
    <w:p w14:paraId="3AD2D5DD" w14:textId="77777777" w:rsidR="00A24C58" w:rsidRPr="009906BD" w:rsidRDefault="00A24C58" w:rsidP="00A24C58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  <w:t>Hardware</w:t>
      </w:r>
    </w:p>
    <w:p w14:paraId="5F474473" w14:textId="6F6A848E" w:rsidR="00D07F9E" w:rsidRPr="009906BD" w:rsidRDefault="00A24C58" w:rsidP="00A24C58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  <w:t xml:space="preserve">Asus A45VM </w:t>
      </w:r>
      <w:r w:rsidRPr="009906BD">
        <w:rPr>
          <w:rFonts w:ascii="TH Sarabun New" w:hAnsi="TH Sarabun New" w:cs="TH Sarabun New"/>
          <w:sz w:val="32"/>
          <w:szCs w:val="32"/>
          <w:cs/>
        </w:rPr>
        <w:t>(</w:t>
      </w:r>
      <w:r w:rsidRPr="009906BD">
        <w:rPr>
          <w:rFonts w:ascii="TH Sarabun New" w:hAnsi="TH Sarabun New" w:cs="TH Sarabun New"/>
          <w:sz w:val="32"/>
          <w:szCs w:val="32"/>
        </w:rPr>
        <w:t>RAM</w:t>
      </w:r>
      <w:r w:rsidRPr="009906BD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9906BD">
        <w:rPr>
          <w:rFonts w:ascii="TH Sarabun New" w:hAnsi="TH Sarabun New" w:cs="TH Sarabun New"/>
          <w:sz w:val="32"/>
          <w:szCs w:val="32"/>
        </w:rPr>
        <w:t>8GB, CPU</w:t>
      </w:r>
      <w:r w:rsidRPr="009906BD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9906BD">
        <w:rPr>
          <w:rFonts w:ascii="TH Sarabun New" w:hAnsi="TH Sarabun New" w:cs="TH Sarabun New"/>
          <w:sz w:val="32"/>
          <w:szCs w:val="32"/>
        </w:rPr>
        <w:t>Intel i7 2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>2</w:t>
      </w:r>
      <w:r w:rsidRPr="009906BD">
        <w:rPr>
          <w:rFonts w:ascii="TH Sarabun New" w:hAnsi="TH Sarabun New" w:cs="TH Sarabun New"/>
          <w:sz w:val="32"/>
          <w:szCs w:val="32"/>
          <w:cs/>
        </w:rPr>
        <w:t>-</w:t>
      </w:r>
      <w:r w:rsidRPr="009906BD">
        <w:rPr>
          <w:rFonts w:ascii="TH Sarabun New" w:hAnsi="TH Sarabun New" w:cs="TH Sarabun New"/>
          <w:sz w:val="32"/>
          <w:szCs w:val="32"/>
        </w:rPr>
        <w:t>3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>2GHZ, HDD</w:t>
      </w:r>
      <w:r w:rsidRPr="009906BD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9906BD">
        <w:rPr>
          <w:rFonts w:ascii="TH Sarabun New" w:hAnsi="TH Sarabun New" w:cs="TH Sarabun New"/>
          <w:sz w:val="32"/>
          <w:szCs w:val="32"/>
        </w:rPr>
        <w:t>750GB</w:t>
      </w:r>
      <w:r w:rsidRPr="009906BD">
        <w:rPr>
          <w:rFonts w:ascii="TH Sarabun New" w:hAnsi="TH Sarabun New" w:cs="TH Sarabun New"/>
          <w:sz w:val="32"/>
          <w:szCs w:val="32"/>
          <w:cs/>
        </w:rPr>
        <w:t>)</w:t>
      </w:r>
    </w:p>
    <w:p w14:paraId="2597F911" w14:textId="77777777" w:rsidR="00D07F9E" w:rsidRPr="009906BD" w:rsidRDefault="00D07F9E" w:rsidP="00D07F9E">
      <w:pPr>
        <w:ind w:firstLine="720"/>
        <w:rPr>
          <w:rFonts w:ascii="TH Sarabun New" w:hAnsi="TH Sarabun New" w:cs="TH Sarabun New"/>
        </w:rPr>
      </w:pPr>
      <w:r w:rsidRPr="009906BD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lastRenderedPageBreak/>
        <w:t>รายละเอียดโปรแกรมที่จะพัฒนา</w:t>
      </w:r>
    </w:p>
    <w:p w14:paraId="523AD28C" w14:textId="77777777" w:rsidR="00D07F9E" w:rsidRPr="009906BD" w:rsidRDefault="00D07F9E" w:rsidP="008072DB">
      <w:pPr>
        <w:spacing w:after="0"/>
        <w:ind w:left="720" w:firstLine="720"/>
        <w:rPr>
          <w:rFonts w:ascii="TH Sarabun New" w:hAnsi="TH Sarabun New" w:cs="TH Sarabun New"/>
        </w:rPr>
      </w:pPr>
      <w:r w:rsidRPr="009906BD">
        <w:rPr>
          <w:rFonts w:ascii="TH Sarabun New" w:eastAsia="TH SarabunPSK" w:hAnsi="TH Sarabun New" w:cs="TH Sarabun New"/>
          <w:sz w:val="32"/>
          <w:szCs w:val="32"/>
        </w:rPr>
        <w:t>Input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Output Specification</w:t>
      </w:r>
    </w:p>
    <w:p w14:paraId="35AC28BD" w14:textId="4A79DE14" w:rsidR="00D07F9E" w:rsidRPr="009906BD" w:rsidRDefault="00D07F9E" w:rsidP="008072DB">
      <w:pPr>
        <w:spacing w:after="0"/>
        <w:ind w:left="2955" w:hanging="855"/>
        <w:rPr>
          <w:rFonts w:ascii="TH Sarabun New" w:hAnsi="TH Sarabun New" w:cs="TH Sarabun New"/>
        </w:rPr>
      </w:pP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 Input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: โค้ดภาษาไอริน นำเข้าผ่านทางคอนสตรัคเตอร์ของคลาส และคำถามที่รับเข้าผ่านทางเมธอด </w:t>
      </w:r>
      <w:r w:rsidR="00B063B9" w:rsidRPr="009906BD">
        <w:rPr>
          <w:rFonts w:ascii="TH Sarabun New" w:eastAsia="TH SarabunPSK" w:hAnsi="TH Sarabun New" w:cs="TH Sarabun New"/>
          <w:sz w:val="32"/>
          <w:szCs w:val="32"/>
        </w:rPr>
        <w:t>reply</w:t>
      </w:r>
    </w:p>
    <w:p w14:paraId="28A3B95F" w14:textId="77777777" w:rsidR="00D07F9E" w:rsidRPr="009906BD" w:rsidRDefault="00D07F9E" w:rsidP="008072DB">
      <w:pPr>
        <w:spacing w:after="0"/>
        <w:ind w:left="720" w:firstLine="720"/>
        <w:rPr>
          <w:rFonts w:ascii="TH Sarabun New" w:hAnsi="TH Sarabun New" w:cs="TH Sarabun New"/>
        </w:rPr>
      </w:pPr>
      <w:r w:rsidRPr="009906BD">
        <w:rPr>
          <w:rFonts w:ascii="TH Sarabun New" w:eastAsia="TH SarabunPSK" w:hAnsi="TH Sarabun New" w:cs="TH Sarabun New"/>
          <w:sz w:val="32"/>
          <w:szCs w:val="32"/>
        </w:rPr>
        <w:tab/>
        <w:t>Output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: คำตอบของคำถามที่ได้รับผ่านทางเมธอด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reply</w:t>
      </w:r>
    </w:p>
    <w:p w14:paraId="2C0B3BC4" w14:textId="77777777" w:rsidR="00D07F9E" w:rsidRPr="009906BD" w:rsidRDefault="00D07F9E" w:rsidP="008072DB">
      <w:pPr>
        <w:spacing w:after="0"/>
        <w:ind w:left="720" w:firstLine="720"/>
        <w:rPr>
          <w:rFonts w:ascii="TH Sarabun New" w:hAnsi="TH Sarabun New" w:cs="TH Sarabun New"/>
        </w:rPr>
      </w:pPr>
      <w:r w:rsidRPr="009906BD">
        <w:rPr>
          <w:rFonts w:ascii="TH Sarabun New" w:eastAsia="TH SarabunPSK" w:hAnsi="TH Sarabun New" w:cs="TH Sarabun New"/>
          <w:sz w:val="32"/>
          <w:szCs w:val="32"/>
        </w:rPr>
        <w:t>Functional Specification</w:t>
      </w:r>
    </w:p>
    <w:p w14:paraId="4600A844" w14:textId="77777777" w:rsidR="00D07F9E" w:rsidRPr="009906BD" w:rsidRDefault="00D07F9E" w:rsidP="008072DB">
      <w:pPr>
        <w:spacing w:after="0"/>
        <w:ind w:left="720" w:firstLine="720"/>
        <w:rPr>
          <w:rFonts w:ascii="TH Sarabun New" w:hAnsi="TH Sarabun New" w:cs="TH Sarabun New"/>
        </w:rPr>
      </w:pPr>
      <w:r w:rsidRPr="009906BD">
        <w:rPr>
          <w:rFonts w:ascii="TH Sarabun New" w:eastAsia="TH SarabunPSK" w:hAnsi="TH Sarabun New" w:cs="TH Sarabun New"/>
          <w:sz w:val="32"/>
          <w:szCs w:val="32"/>
        </w:rPr>
        <w:tab/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 ตัวแปลภาษาสามารถทำงานได้ถูกต้องตามรูปแบบภาษาที่ได้กำหนดไว้</w:t>
      </w:r>
    </w:p>
    <w:p w14:paraId="2A70DA2F" w14:textId="77777777" w:rsidR="00D07F9E" w:rsidRPr="009906BD" w:rsidRDefault="00D07F9E" w:rsidP="00D07F9E">
      <w:pPr>
        <w:rPr>
          <w:rFonts w:ascii="TH Sarabun New" w:hAnsi="TH Sarabun New" w:cs="TH Sarabun New"/>
        </w:rPr>
      </w:pPr>
      <w:r w:rsidRPr="009906BD">
        <w:rPr>
          <w:rFonts w:ascii="TH Sarabun New" w:eastAsia="TH SarabunPSK" w:hAnsi="TH Sarabun New" w:cs="TH Sarabun New"/>
          <w:sz w:val="32"/>
          <w:szCs w:val="32"/>
        </w:rPr>
        <w:tab/>
      </w:r>
      <w:r w:rsidRPr="009906BD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ขอบเขตและข้อจำกัดของโปรแกรมที่พัฒนา</w:t>
      </w:r>
    </w:p>
    <w:p w14:paraId="466F0C6C" w14:textId="77777777" w:rsidR="00D07F9E" w:rsidRPr="009906BD" w:rsidRDefault="00D07F9E" w:rsidP="00D07F9E">
      <w:pPr>
        <w:ind w:left="690"/>
        <w:rPr>
          <w:rFonts w:ascii="TH Sarabun New" w:hAnsi="TH Sarabun New" w:cs="TH Sarabun New"/>
        </w:rPr>
      </w:pPr>
      <w:r w:rsidRPr="009906BD">
        <w:rPr>
          <w:rFonts w:ascii="TH Sarabun New" w:eastAsia="TH SarabunPSK" w:hAnsi="TH Sarabun New" w:cs="TH Sarabun New"/>
          <w:b/>
          <w:sz w:val="32"/>
          <w:szCs w:val="32"/>
        </w:rPr>
        <w:tab/>
      </w:r>
      <w:r w:rsidRPr="009906BD">
        <w:rPr>
          <w:rFonts w:ascii="TH Sarabun New" w:eastAsia="TH SarabunPSK" w:hAnsi="TH Sarabun New" w:cs="TH Sarabun New"/>
          <w:b/>
          <w:sz w:val="32"/>
          <w:szCs w:val="32"/>
        </w:rPr>
        <w:tab/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ตัวแปลภาษาที่พัฒนาขึ้นได้รับการทดสอบเพื่อใช้งานภาษาไทยและภาษาอังกฤษเท่านั้นอาจเกิดปัญหาขึ้นเมื่อนำไปใช้งานกับภาษาอื่น</w:t>
      </w:r>
    </w:p>
    <w:p w14:paraId="205DEFBD" w14:textId="659A2B0A" w:rsidR="001701CC" w:rsidRPr="009906BD" w:rsidRDefault="00DD3F5C" w:rsidP="00D07F9E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9906BD">
        <w:rPr>
          <w:rFonts w:ascii="TH Sarabun New" w:hAnsi="TH Sarabun New" w:cs="TH Sarabun New"/>
          <w:b/>
          <w:bCs/>
          <w:sz w:val="36"/>
          <w:szCs w:val="36"/>
          <w:cs/>
        </w:rPr>
        <w:t>กลุ่มผู้ใช้โปรแกรม</w:t>
      </w:r>
    </w:p>
    <w:p w14:paraId="66720D00" w14:textId="4F26764D" w:rsidR="004E5AE9" w:rsidRPr="009906BD" w:rsidRDefault="00EB6B09" w:rsidP="00DF12A6">
      <w:pPr>
        <w:spacing w:line="240" w:lineRule="auto"/>
        <w:ind w:firstLine="72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>ภาษาไอรินที่พัฒนาขึ้น</w:t>
      </w:r>
      <w:r w:rsidR="00472687" w:rsidRPr="009906BD">
        <w:rPr>
          <w:rFonts w:ascii="TH Sarabun New" w:hAnsi="TH Sarabun New" w:cs="TH Sarabun New"/>
          <w:sz w:val="32"/>
          <w:szCs w:val="32"/>
          <w:cs/>
        </w:rPr>
        <w:t>เพื่อช่วยให้</w:t>
      </w:r>
      <w:r w:rsidR="00BF32C5" w:rsidRPr="009906BD">
        <w:rPr>
          <w:rFonts w:ascii="TH Sarabun New" w:hAnsi="TH Sarabun New" w:cs="TH Sarabun New"/>
          <w:sz w:val="32"/>
          <w:szCs w:val="32"/>
          <w:cs/>
        </w:rPr>
        <w:t>ผู้ที่เริ่มศึกษาการพัฒนาระบบโต้ตอบอัตโนมัติสามารถสร้างระบบโต้ตอบอัตโนมัติได้ง่าย และเป็นทางและเป็นทางเลือกของผู้ที่พัฒนาระบบโต้ตอบอัตโนมัติอยู่แล้วให้มีทางเลิอกการสร้างระบบได้ง่ายขึ้น</w:t>
      </w:r>
    </w:p>
    <w:p w14:paraId="347FE7E5" w14:textId="5552CCB3" w:rsidR="001701CC" w:rsidRPr="009906BD" w:rsidRDefault="001701CC" w:rsidP="00D07F9E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9906BD">
        <w:rPr>
          <w:rFonts w:ascii="TH Sarabun New" w:hAnsi="TH Sarabun New" w:cs="TH Sarabun New"/>
          <w:b/>
          <w:bCs/>
          <w:sz w:val="36"/>
          <w:szCs w:val="36"/>
          <w:cs/>
        </w:rPr>
        <w:t>ผลของการทดสอบโปรแกรม</w:t>
      </w:r>
    </w:p>
    <w:p w14:paraId="6483CF15" w14:textId="35EABBED" w:rsidR="007D4E69" w:rsidRPr="009906BD" w:rsidRDefault="007D4E69" w:rsidP="00DF12A6">
      <w:pPr>
        <w:spacing w:line="240" w:lineRule="auto"/>
        <w:jc w:val="thaiDistribute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9906BD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Pr="009906BD">
        <w:rPr>
          <w:rFonts w:ascii="TH Sarabun New" w:hAnsi="TH Sarabun New" w:cs="TH Sarabun New"/>
          <w:sz w:val="32"/>
          <w:szCs w:val="32"/>
          <w:cs/>
        </w:rPr>
        <w:t>การเยื้องเพื่อการรู้จำภาษาธรรมชาติอย่างชาญฉลาดหรือภาษาไอริน แบ่งการพัฒนาเป็น</w:t>
      </w:r>
      <w:r w:rsidRPr="009906BD">
        <w:rPr>
          <w:rFonts w:ascii="TH Sarabun New" w:hAnsi="TH Sarabun New" w:cs="TH Sarabun New"/>
          <w:sz w:val="32"/>
          <w:szCs w:val="32"/>
        </w:rPr>
        <w:t xml:space="preserve"> 2 </w:t>
      </w:r>
      <w:r w:rsidR="00B82BC4" w:rsidRPr="009906BD">
        <w:rPr>
          <w:rFonts w:ascii="TH Sarabun New" w:hAnsi="TH Sarabun New" w:cs="TH Sarabun New"/>
          <w:sz w:val="32"/>
          <w:szCs w:val="32"/>
          <w:cs/>
        </w:rPr>
        <w:t>ส่วนคือการพัฒนา</w:t>
      </w:r>
      <w:r w:rsidRPr="009906BD">
        <w:rPr>
          <w:rFonts w:ascii="TH Sarabun New" w:hAnsi="TH Sarabun New" w:cs="TH Sarabun New"/>
          <w:sz w:val="32"/>
          <w:szCs w:val="32"/>
          <w:cs/>
        </w:rPr>
        <w:t xml:space="preserve">ภาษาและตัวแปลภาษา โดยรูปแบบการเขียนของภาษาไอรินสามารถเปรียบเทียบกับภาษา </w:t>
      </w:r>
      <w:r w:rsidRPr="009906BD">
        <w:rPr>
          <w:rFonts w:ascii="TH Sarabun New" w:hAnsi="TH Sarabun New" w:cs="TH Sarabun New"/>
          <w:sz w:val="32"/>
          <w:szCs w:val="32"/>
        </w:rPr>
        <w:t xml:space="preserve">AIML </w:t>
      </w:r>
      <w:r w:rsidRPr="009906BD">
        <w:rPr>
          <w:rFonts w:ascii="TH Sarabun New" w:hAnsi="TH Sarabun New" w:cs="TH Sarabun New"/>
          <w:sz w:val="32"/>
          <w:szCs w:val="32"/>
          <w:cs/>
        </w:rPr>
        <w:t>ได้ผลดังตาราง</w:t>
      </w:r>
    </w:p>
    <w:p w14:paraId="794E2D5F" w14:textId="2CD9648A" w:rsidR="00A91569" w:rsidRPr="009906BD" w:rsidRDefault="00962A7C" w:rsidP="00A91569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ตารางที่</w:t>
      </w:r>
      <w:r w:rsidRPr="009906BD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 1</w:t>
      </w:r>
      <w:r w:rsidRPr="009906BD">
        <w:rPr>
          <w:rFonts w:ascii="TH Sarabun New" w:hAnsi="TH Sarabun New" w:cs="TH Sarabun New"/>
          <w:sz w:val="32"/>
          <w:szCs w:val="32"/>
          <w:cs/>
        </w:rPr>
        <w:t xml:space="preserve"> ตารางเปรียบเทียบ</w:t>
      </w:r>
      <w:r w:rsidR="00A91569" w:rsidRPr="009906BD">
        <w:rPr>
          <w:rFonts w:ascii="TH Sarabun New" w:hAnsi="TH Sarabun New" w:cs="TH Sarabun New"/>
          <w:sz w:val="32"/>
          <w:szCs w:val="32"/>
          <w:cs/>
        </w:rPr>
        <w:t>คำสั่งระหว่างภาษา</w:t>
      </w:r>
      <w:r w:rsidR="00A91569" w:rsidRPr="009906BD">
        <w:rPr>
          <w:rFonts w:ascii="TH Sarabun New" w:hAnsi="TH Sarabun New" w:cs="TH Sarabun New"/>
          <w:sz w:val="32"/>
          <w:szCs w:val="32"/>
        </w:rPr>
        <w:t xml:space="preserve"> AIML </w:t>
      </w:r>
      <w:r w:rsidR="00A91569" w:rsidRPr="009906BD">
        <w:rPr>
          <w:rFonts w:ascii="TH Sarabun New" w:hAnsi="TH Sarabun New" w:cs="TH Sarabun New"/>
          <w:sz w:val="32"/>
          <w:szCs w:val="32"/>
          <w:cs/>
        </w:rPr>
        <w:t>และภาษาไอริน</w:t>
      </w:r>
    </w:p>
    <w:tbl>
      <w:tblPr>
        <w:tblW w:w="903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6"/>
        <w:gridCol w:w="3688"/>
        <w:gridCol w:w="2356"/>
      </w:tblGrid>
      <w:tr w:rsidR="00A91569" w:rsidRPr="009906BD" w14:paraId="531A122D" w14:textId="77777777" w:rsidTr="00970203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72F98B6" w14:textId="77777777" w:rsidR="00A91569" w:rsidRPr="009906BD" w:rsidRDefault="00A91569" w:rsidP="00A9156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AIML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8025A0F" w14:textId="77777777" w:rsidR="00A91569" w:rsidRPr="009906BD" w:rsidRDefault="00A91569" w:rsidP="00A9156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ไอริน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D45A00E" w14:textId="77777777" w:rsidR="00A91569" w:rsidRPr="009906BD" w:rsidRDefault="00A91569" w:rsidP="00A9156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ความหมาย</w:t>
            </w:r>
          </w:p>
        </w:tc>
      </w:tr>
      <w:tr w:rsidR="00A91569" w:rsidRPr="009906BD" w14:paraId="4012B37F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A382110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&lt;aiml version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XXX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6593F0D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ไม่จำเป็นต้องบอกรุ่นของภาษาที่ใช้ในการเขียน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8D4A033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บอกรุ่นของภาษาที่ใช้เขียน</w:t>
            </w:r>
          </w:p>
        </w:tc>
      </w:tr>
      <w:tr w:rsidR="00A91569" w:rsidRPr="009906BD" w14:paraId="052CA980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87CE95A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&lt;topic name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XXX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B10EFD8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-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 XXX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3CE1C9E" w14:textId="78C9143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  <w:cs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กำหนดหัวข้อเรื่อง</w:t>
            </w:r>
            <w:r w:rsidR="00970203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>ในการสนทนา</w:t>
            </w:r>
          </w:p>
        </w:tc>
      </w:tr>
      <w:tr w:rsidR="00A91569" w:rsidRPr="009906BD" w14:paraId="3662D088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D6F4DA6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&lt;category&gt;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2028AFB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ไม่จำเป็นต้องใช้ในภาษาไอริน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69AA96F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ใช้สำหรับครอบกลุ่มของคำถามและคำตอบไว้ด้วยกััน ซึ่งไม่จำเป็นในภาษาไอริน</w:t>
            </w:r>
          </w:p>
        </w:tc>
      </w:tr>
      <w:tr w:rsidR="00A91569" w:rsidRPr="009906BD" w14:paraId="3A6B4412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7E6B6A5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lastRenderedPageBreak/>
              <w:t>&lt;pattern&gt;HELLO BOT&lt;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pattern&gt;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8F98520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hello bot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774E468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ใช้สำหรับกำหนดประโยคคำถาม</w:t>
            </w:r>
          </w:p>
        </w:tc>
      </w:tr>
      <w:tr w:rsidR="00A91569" w:rsidRPr="009906BD" w14:paraId="3F5553B3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01F3BA8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&lt;template&gt;</w:t>
            </w:r>
          </w:p>
          <w:p w14:paraId="09408310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Hello human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!</w:t>
            </w:r>
          </w:p>
          <w:p w14:paraId="0AF0A6ED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template&gt;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D4088B8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   Hello human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!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FC9E4A5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ใช้สำหรับกำหนดประโยค</w:t>
            </w:r>
          </w:p>
        </w:tc>
      </w:tr>
      <w:tr w:rsidR="00A91569" w:rsidRPr="009906BD" w14:paraId="7D005DDA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778D7FD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&lt;that&gt;XXX&lt;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that&gt;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202D636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XXX</w:t>
            </w:r>
          </w:p>
          <w:p w14:paraId="41E08C2A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    yyyy</w:t>
            </w:r>
          </w:p>
          <w:p w14:paraId="5E6E0A17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         zzzz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E85F53D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ใช้สำหรับอ้างถึงการตอบครั้งล่าสุด</w:t>
            </w:r>
          </w:p>
          <w:p w14:paraId="341DF9AE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ในภาษาไอรินใช้การเยื้องเพื่อสร้างการสนทนาต่อเนื่อง</w:t>
            </w:r>
          </w:p>
        </w:tc>
      </w:tr>
      <w:tr w:rsidR="00A91569" w:rsidRPr="009906BD" w14:paraId="3E954D6E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21D65A4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&lt;star index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N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"/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CD0F85B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{N}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7D4823E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ใช้สำหรับแสดงข้อความในตำแหน่งของดอกจันทร์ เมื่อ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N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เป็นจำนวนนับ</w:t>
            </w:r>
          </w:p>
        </w:tc>
      </w:tr>
      <w:tr w:rsidR="00A91569" w:rsidRPr="009906BD" w14:paraId="295FADBC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0C844B0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&lt;that index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N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DFFD19B" w14:textId="52555F82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สามารถใช้การกำหนดค่าตัวแปรแทนได้เช่น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br/>
              <w:t>That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’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s ok {prev&lt;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-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That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’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s ok}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br/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แล้วเรียกใช้ผ่า</w:t>
            </w:r>
            <w:r w:rsidR="007C12BA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>น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ตัวแปรชื่อ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prev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A18ED97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ใช้สำหรับแสดงประโยคการตอบออกมาประโยคที่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N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ก่อนหน้า</w:t>
            </w:r>
          </w:p>
        </w:tc>
      </w:tr>
      <w:tr w:rsidR="00A91569" w:rsidRPr="009906BD" w14:paraId="1F4F520D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698C882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&lt;input index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N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E50FA72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ใช้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{0}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สำหรับแสดงคำถามของผู้ใช้ล่าสุดจากนั้นให้กำหนด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{prev&lt;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-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{0}}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เพื่อเรียกใช้ค่าผ่านตัวแปร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prev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ในภายหลัง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3A4AB60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สำหรับแสดงประโยคคำถามของผู้ใช้ ประโยคที่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N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ก่อนหน้า</w:t>
            </w:r>
          </w:p>
        </w:tc>
      </w:tr>
      <w:tr w:rsidR="00A91569" w:rsidRPr="009906BD" w14:paraId="41584993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10B7DD6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&lt;thatstar index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N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0E74EA9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สามารถใช้วิธี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{prev&lt;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-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{N}}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แล้วเรียกใช้ค่าผ่านตัวแปร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prev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ในภายหลังได้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4C19404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สำหรับแสดงบริเวณของ * ที่บริเวณ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N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ก่อนหน้า</w:t>
            </w:r>
          </w:p>
        </w:tc>
      </w:tr>
      <w:tr w:rsidR="00A91569" w:rsidRPr="009906BD" w14:paraId="6317F5E8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30B6A6F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&lt;topicstar index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N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7FF22F5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ไม่รองรับในภาษาไอริน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1ECC395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ใช้สำหรับบอกหัวข้อเรื่องที่คุยกัน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N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หัวข้อก่อนหน้า</w:t>
            </w:r>
          </w:p>
        </w:tc>
      </w:tr>
      <w:tr w:rsidR="00A91569" w:rsidRPr="009906BD" w14:paraId="57A70BFF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941A9C3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&lt;get name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XXX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" 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71A6791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{XXX}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B041BB0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ใช้สำหรับเข้าถึงค่าตัวแปร</w:t>
            </w:r>
          </w:p>
        </w:tc>
      </w:tr>
      <w:tr w:rsidR="00A91569" w:rsidRPr="009906BD" w14:paraId="41E9A241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4E35615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&lt;set name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XXX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&gt;YYY&lt;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set&gt;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06A4436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{XXX&lt;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-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YYY}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7C7AAA0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ใช้สำหรับกำหนดค่าตัวแปร</w:t>
            </w:r>
          </w:p>
        </w:tc>
      </w:tr>
      <w:tr w:rsidR="00A91569" w:rsidRPr="009906BD" w14:paraId="10146712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B026145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&lt;bot name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XXX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" 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55A5CBF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{XXX}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6A4EC91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ใช้สำหรับเข้าถึงค่าตัวแปร</w:t>
            </w:r>
          </w:p>
        </w:tc>
      </w:tr>
      <w:tr w:rsidR="00A91569" w:rsidRPr="009906BD" w14:paraId="6AF22045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9C2E2B2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&lt;date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47FB99B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ไม่รองรับในภาษาไอริน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3003B5C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เรียกใช้เพื่อแสดงเวลา</w:t>
            </w:r>
          </w:p>
        </w:tc>
      </w:tr>
      <w:tr w:rsidR="00A91569" w:rsidRPr="009906BD" w14:paraId="538A88B2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5CCEDFA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&lt;id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1D273DB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  <w:cs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ไม่รองรับในภาษาไอริน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1B3387B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บอกรหัสสำหรับระบุตัวตน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lastRenderedPageBreak/>
              <w:t>ผู้ใช้</w:t>
            </w:r>
          </w:p>
        </w:tc>
      </w:tr>
      <w:tr w:rsidR="00A91569" w:rsidRPr="009906BD" w14:paraId="3AADF423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4AB067B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lastRenderedPageBreak/>
              <w:t xml:space="preserve">&lt;size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0244525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ไม่รองรับในภาษาไอริน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A7D7993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บอกจำนวนของคำถามที่มีอยู่</w:t>
            </w:r>
          </w:p>
        </w:tc>
      </w:tr>
      <w:tr w:rsidR="00A91569" w:rsidRPr="009906BD" w14:paraId="0B7B75F4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E7BC6BF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&lt;version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D8453AC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ไม่รองรับในภาษาไอริน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88AAF7F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บอกรุ่นของภาษาที่ใช้เขียน</w:t>
            </w:r>
          </w:p>
        </w:tc>
      </w:tr>
      <w:tr w:rsidR="00A91569" w:rsidRPr="009906BD" w14:paraId="0E9A549A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A68CAD0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&lt;uppercase&gt;XXX&lt;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uppercase&gt;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13957BE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ในภาษาไอรินไม่จำเป็นต้องใช้การจัดรูปแบบตัวอักษร เนื่องจากใช้วิธีการตรวจสอบ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regular expression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โดยใช้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flag i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นั่นคือไม่สนใจรูปแบบการ พิมพ์ ดังนั้น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Hello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กับ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hello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ถือว่าเหมือนกันในภาษาไอริน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FE7E71E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ใช้สำหรับจัดรูปแบบให้ข้อความเป็นตัวพิมพ์ใหญ่</w:t>
            </w:r>
          </w:p>
        </w:tc>
      </w:tr>
      <w:tr w:rsidR="00A91569" w:rsidRPr="009906BD" w14:paraId="7F03F105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1AC3E3C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&lt;lowercase&gt;XXX&lt;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lowercase&gt;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DC56AB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AF5B3EA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ใช้สำหรับจัดรูปแบบให้ข้อความเป็นตัวพิมพ์เล็ก</w:t>
            </w:r>
          </w:p>
        </w:tc>
      </w:tr>
      <w:tr w:rsidR="00A91569" w:rsidRPr="009906BD" w14:paraId="0DD838B1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54244ED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&lt;formal&gt;XXX&lt;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formal&gt;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A5B1887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3C8EA7B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ใช้สำหรับจัดรูปแบบให้ศัพท์เฉพาะเป็นตัวพิมพ์ใหญ่ในตัวแรก</w:t>
            </w:r>
          </w:p>
        </w:tc>
      </w:tr>
      <w:tr w:rsidR="00A91569" w:rsidRPr="009906BD" w14:paraId="6E1CD646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B03A722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&lt;sentence&gt;XXX&lt;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sentence&gt;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62F8C1C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91ECFF6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ใช้สำหรับการจัดรูปแบบข้อความให้เป็นตัวแรกพิมพ์ใหญ่ พร้อมปิดท้ายด้วยจุด</w:t>
            </w:r>
          </w:p>
        </w:tc>
      </w:tr>
      <w:tr w:rsidR="00A91569" w:rsidRPr="009906BD" w14:paraId="70EA4E55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3552753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&lt;condition name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X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"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value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Y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  <w:p w14:paraId="54D28A92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&lt;condition name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X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  <w:p w14:paraId="2C1AE0B3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&lt;conditon&gt;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E2B0ED1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{{x}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==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{y}?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: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}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4E42EF4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ใช้สำหรับตรวจสอบเงื่อนไขว่ารูปค่า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X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เท่ากับ ค่า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Y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หรือไม่ โดยภาษาไอริน สามารถสามารถตรวจสอบได้ว่า เท่ากับ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,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ไม่เท่ากับ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,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มากกว่า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,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น้อยกว่า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,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มากกว่าเท่ากับ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,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น้อยกว่าเท่ากับ</w:t>
            </w:r>
          </w:p>
        </w:tc>
      </w:tr>
      <w:tr w:rsidR="00A91569" w:rsidRPr="009906BD" w14:paraId="217FE809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7CC1148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&lt;if expr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=”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X&lt;Y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”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 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if&gt;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ABFE17B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{{x}&lt;{y}?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: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}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E39FBDB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ใช้สำหรับเปรียบเทียบค่า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x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กับ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y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ซึ่งสามารถใช้เครื่องหมายต่างๆได้</w:t>
            </w:r>
          </w:p>
        </w:tc>
      </w:tr>
      <w:tr w:rsidR="00A91569" w:rsidRPr="009906BD" w14:paraId="1280EF53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2F57530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&lt;random&gt;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D9D9D0F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Hello</w:t>
            </w:r>
          </w:p>
          <w:p w14:paraId="029F3480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Nice to see you</w:t>
            </w:r>
          </w:p>
          <w:p w14:paraId="30ADC321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Hi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5239E69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ใช้สำหรับสุ่มคำตอบของประโยค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br/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โดยภาษาไอรินจะใช้วิธีการให้ลำดับการเยื้องอยู่ลำดับเดียวกันเพื่อสุ่ม</w:t>
            </w:r>
          </w:p>
        </w:tc>
      </w:tr>
      <w:tr w:rsidR="00A91569" w:rsidRPr="009906BD" w14:paraId="5E563E12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769FA12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lastRenderedPageBreak/>
              <w:t>&lt;li&gt;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7AB8A36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  <w:cs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ไม่จำเป็นต้องใช้ในภาษาไอริน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AE21541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ใช้สำหรับบอกว่านี่เป็นข้อมูลแบบรายการ</w:t>
            </w:r>
          </w:p>
        </w:tc>
      </w:tr>
      <w:tr w:rsidR="00A91569" w:rsidRPr="009906BD" w14:paraId="6F0E2A13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D98221D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&lt;gossip&gt;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06189C1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ภาษาไอริน ใช้วิธีการเก็บในหน่วยความจำ จึงไม่จำเป็นต้องเขียนลงไฟล์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8EE7512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ใช้สำหรับเก็บองค์ความรู้ใหม่ในไฟล์</w:t>
            </w:r>
          </w:p>
        </w:tc>
      </w:tr>
      <w:tr w:rsidR="00A91569" w:rsidRPr="009906BD" w14:paraId="0A3C3833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9ABABEA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&lt;srai&gt;XXX&lt;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srai&gt;</w:t>
            </w:r>
          </w:p>
          <w:p w14:paraId="69EEFF0E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&lt;sr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0BBAE21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XXX</w:t>
            </w:r>
          </w:p>
          <w:p w14:paraId="0B13ED00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Hello</w:t>
            </w:r>
          </w:p>
          <w:p w14:paraId="1677D7A5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Good Morning</w:t>
            </w:r>
          </w:p>
          <w:p w14:paraId="0E9882BA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    Nice to see you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BDBCC60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ใช้สำหรับดึงคำตอบของคำถามอื่นมาในการตอบ ซึ่งภาษาไอรินสามารถเขียนอยู่ในรูปแบบ หลายคำถาม แล้วจึงเยื้องมาเป็นคำตอบแทนได้</w:t>
            </w:r>
          </w:p>
        </w:tc>
      </w:tr>
      <w:tr w:rsidR="00A91569" w:rsidRPr="009906BD" w14:paraId="20FD3EF5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344AE48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&lt;person&gt;XXX&lt;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person&gt;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CDECB03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ไม่รองรับในภาษาไอริน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A1EF72C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เปลี่ยนสรรพนามบุรุษที่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1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เป็นสรรพนามบุรุษที่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2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พร้อมทั้งเปลี่ยนสรรพนามบุรุษที่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2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เป็นบุรุษที่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1</w:t>
            </w:r>
          </w:p>
        </w:tc>
      </w:tr>
      <w:tr w:rsidR="00A91569" w:rsidRPr="009906BD" w14:paraId="7BFA6367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E650D07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&lt;person2&gt;XXX&lt;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person2&gt;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5B19F14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ไม่รองรับในภาษาไอริน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A30C4CB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เปลี่ยนสรรพนามบุรุษที่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1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เป็นบุรุษที่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3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พร้อมทั้งเปลี่ยนสรรพนามบุรุษที่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3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เป็นบุรุษที่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1</w:t>
            </w:r>
          </w:p>
        </w:tc>
      </w:tr>
      <w:tr w:rsidR="00A91569" w:rsidRPr="009906BD" w14:paraId="0FEEBB13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FC46772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&lt;gender&gt;XXX&lt;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gender&gt;</w:t>
            </w:r>
          </w:p>
          <w:p w14:paraId="3CC15229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</w:p>
          <w:p w14:paraId="5F79CF40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ตัวอย่าง</w:t>
            </w:r>
          </w:p>
          <w:p w14:paraId="5F10BAB7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&lt;gender&gt;She told him to take a hike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.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gender&gt;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FD7F0F9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สามารถใช้เงื่อนไขแทนได้</w:t>
            </w:r>
          </w:p>
          <w:p w14:paraId="3A4448EA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</w:p>
          <w:p w14:paraId="68AE0548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ตัวอย่าง</w:t>
            </w:r>
          </w:p>
          <w:p w14:paraId="770D97E9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{{gender}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==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male?he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: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she} told {{gender}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==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male?her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: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him} to take a hike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F89B00B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ใช้สำหรับแปลงคำสรรพนามให้ตรงกับเพศของผู้ใช้ ดังตัวอย่าง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br/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หากผู้ใช้เป็นหญิงก็จะถูกแปลงเป็น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He told her to take a hike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. ซึ่งไม่รองรับในภาษาไอริน แต่สามารถใช้แทนกันได้โดยการใช้เงื่อนไขแทน</w:t>
            </w:r>
          </w:p>
          <w:p w14:paraId="40336D23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</w:p>
        </w:tc>
      </w:tr>
      <w:tr w:rsidR="00A91569" w:rsidRPr="009906BD" w14:paraId="3E2E3D7E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48B75D5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&lt;think&gt;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534537C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{}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3736D20" w14:textId="7968ABDE" w:rsidR="00A91569" w:rsidRPr="009906BD" w:rsidRDefault="00A91569" w:rsidP="003359BA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ใช้สำหรับให้ระบบไม่ตอบกลับไม่รองรับภาษาไอริน แต่ภาษาไอรินสามารถตอบกลับเป็น “” ได้โดยเขียนว่า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{}</w:t>
            </w:r>
          </w:p>
        </w:tc>
      </w:tr>
      <w:tr w:rsidR="00A91569" w:rsidRPr="009906BD" w14:paraId="5B6C3F0D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EF9CE96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lastRenderedPageBreak/>
              <w:t>&lt;learn filename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X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" 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07712BB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-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 X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.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irin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316594B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ใช้สำหรับนำเข้าคำสั่งจากไฟล์อื่น</w:t>
            </w:r>
          </w:p>
        </w:tc>
      </w:tr>
      <w:tr w:rsidR="00A91569" w:rsidRPr="009906BD" w14:paraId="717BC9E4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2BBC763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&lt;system&gt;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8DD0FDC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ไม่มีคำสั่งนี้ในภาษาไอริน เนื่องจากอาจทำให้เกิดช่องโหว่ด้านความปลอดภัยได้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3B63E2B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เรียกใช้คำสั่งระดับโอเอส</w:t>
            </w:r>
          </w:p>
        </w:tc>
      </w:tr>
      <w:tr w:rsidR="00A91569" w:rsidRPr="009906BD" w14:paraId="62423BA7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4FD1A9A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&lt;javascript&gt;,&lt;perl&gt;,etc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.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CF259A3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865BE4C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เรียกใช้คำสั่งภาษาอื่นในโค้ดตัวเอง</w:t>
            </w:r>
          </w:p>
        </w:tc>
      </w:tr>
    </w:tbl>
    <w:p w14:paraId="77265175" w14:textId="093847FF" w:rsidR="00A91569" w:rsidRPr="009906BD" w:rsidRDefault="00A91569" w:rsidP="00D07F9E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0B107BFD" w14:textId="1E7E0FCC" w:rsidR="000E38C4" w:rsidRPr="009906BD" w:rsidRDefault="00877F25" w:rsidP="00DF12A6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>สำหรับตัวแปลภาษาไอรินสามารถตรวจสอบ</w:t>
      </w:r>
      <w:r w:rsidR="00B82BC4" w:rsidRPr="009906BD">
        <w:rPr>
          <w:rFonts w:ascii="TH Sarabun New" w:hAnsi="TH Sarabun New" w:cs="TH Sarabun New"/>
          <w:sz w:val="32"/>
          <w:szCs w:val="32"/>
          <w:cs/>
        </w:rPr>
        <w:t>ความถูกต้องได้</w:t>
      </w:r>
      <w:r w:rsidR="000E38C4" w:rsidRPr="009906BD">
        <w:rPr>
          <w:rFonts w:ascii="TH Sarabun New" w:hAnsi="TH Sarabun New" w:cs="TH Sarabun New"/>
          <w:sz w:val="32"/>
          <w:szCs w:val="32"/>
          <w:cs/>
        </w:rPr>
        <w:t>ของการทำงานโดยการใช้กัปทดสอบโดยมีชุดทดสอบทั้งสิ้นจำนวน</w:t>
      </w:r>
      <w:r w:rsidR="000E38C4" w:rsidRPr="009906BD">
        <w:rPr>
          <w:rFonts w:ascii="TH Sarabun New" w:hAnsi="TH Sarabun New" w:cs="TH Sarabun New"/>
          <w:sz w:val="32"/>
          <w:szCs w:val="32"/>
        </w:rPr>
        <w:t xml:space="preserve"> 250</w:t>
      </w:r>
      <w:r w:rsidR="000E38C4" w:rsidRPr="009906BD">
        <w:rPr>
          <w:rFonts w:ascii="TH Sarabun New" w:hAnsi="TH Sarabun New" w:cs="TH Sarabun New"/>
          <w:sz w:val="32"/>
          <w:szCs w:val="32"/>
          <w:cs/>
        </w:rPr>
        <w:t xml:space="preserve"> ชุด ทำซ้ำชุดละ </w:t>
      </w:r>
      <w:r w:rsidR="000E38C4" w:rsidRPr="009906BD">
        <w:rPr>
          <w:rFonts w:ascii="TH Sarabun New" w:hAnsi="TH Sarabun New" w:cs="TH Sarabun New"/>
          <w:sz w:val="32"/>
          <w:szCs w:val="32"/>
        </w:rPr>
        <w:t xml:space="preserve">10 </w:t>
      </w:r>
      <w:r w:rsidR="000E38C4" w:rsidRPr="009906BD">
        <w:rPr>
          <w:rFonts w:ascii="TH Sarabun New" w:hAnsi="TH Sarabun New" w:cs="TH Sarabun New"/>
          <w:sz w:val="32"/>
          <w:szCs w:val="32"/>
          <w:cs/>
        </w:rPr>
        <w:t xml:space="preserve">ครั้งเพื่อให้มั่นใจว่าตัวแปลภาษาที่สร้างขึ้นนั้นสามารถทำงานได้ถูกต้อง โดยสามารถดาวน์โหลดชุดทดสอบได้ที่ </w:t>
      </w:r>
      <w:r w:rsidR="000E38C4" w:rsidRPr="009906BD">
        <w:rPr>
          <w:rFonts w:ascii="TH Sarabun New" w:hAnsi="TH Sarabun New" w:cs="TH Sarabun New"/>
          <w:sz w:val="32"/>
          <w:szCs w:val="32"/>
        </w:rPr>
        <w:t>https</w:t>
      </w:r>
      <w:r w:rsidR="000E38C4" w:rsidRPr="009906BD">
        <w:rPr>
          <w:rFonts w:ascii="TH Sarabun New" w:hAnsi="TH Sarabun New" w:cs="TH Sarabun New"/>
          <w:sz w:val="32"/>
          <w:szCs w:val="32"/>
          <w:cs/>
        </w:rPr>
        <w:t>://</w:t>
      </w:r>
      <w:r w:rsidR="000E38C4" w:rsidRPr="009906BD">
        <w:rPr>
          <w:rFonts w:ascii="TH Sarabun New" w:hAnsi="TH Sarabun New" w:cs="TH Sarabun New"/>
          <w:sz w:val="32"/>
          <w:szCs w:val="32"/>
        </w:rPr>
        <w:t>goo</w:t>
      </w:r>
      <w:r w:rsidR="000E38C4"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="000E38C4" w:rsidRPr="009906BD">
        <w:rPr>
          <w:rFonts w:ascii="TH Sarabun New" w:hAnsi="TH Sarabun New" w:cs="TH Sarabun New"/>
          <w:sz w:val="32"/>
          <w:szCs w:val="32"/>
        </w:rPr>
        <w:t>gl</w:t>
      </w:r>
      <w:r w:rsidR="000E38C4" w:rsidRPr="009906BD">
        <w:rPr>
          <w:rFonts w:ascii="TH Sarabun New" w:hAnsi="TH Sarabun New" w:cs="TH Sarabun New"/>
          <w:sz w:val="32"/>
          <w:szCs w:val="32"/>
          <w:cs/>
        </w:rPr>
        <w:t>/</w:t>
      </w:r>
      <w:r w:rsidR="000E38C4" w:rsidRPr="009906BD">
        <w:rPr>
          <w:rFonts w:ascii="TH Sarabun New" w:hAnsi="TH Sarabun New" w:cs="TH Sarabun New"/>
          <w:sz w:val="32"/>
          <w:szCs w:val="32"/>
        </w:rPr>
        <w:t>cVfKiu</w:t>
      </w:r>
    </w:p>
    <w:p w14:paraId="4F2EC466" w14:textId="14576735" w:rsidR="00B82BC4" w:rsidRPr="009906BD" w:rsidRDefault="000E38C4" w:rsidP="00D07F9E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9906BD">
        <w:rPr>
          <w:rFonts w:ascii="TH Sarabun New" w:hAnsi="TH Sarabun New" w:cs="TH Sarabun New"/>
          <w:b/>
          <w:bCs/>
          <w:sz w:val="36"/>
          <w:szCs w:val="36"/>
          <w:cs/>
        </w:rPr>
        <w:t>ปัญหาและอุปสรรค</w:t>
      </w:r>
    </w:p>
    <w:p w14:paraId="781F0C94" w14:textId="696B2EF3" w:rsidR="00970A19" w:rsidRPr="009906BD" w:rsidRDefault="00970A19" w:rsidP="00D07F9E">
      <w:pPr>
        <w:spacing w:line="240" w:lineRule="auto"/>
        <w:rPr>
          <w:rFonts w:ascii="TH Sarabun New" w:hAnsi="TH Sarabun New" w:cs="TH Sarabun New"/>
          <w:sz w:val="32"/>
          <w:szCs w:val="32"/>
          <w:cs/>
        </w:rPr>
      </w:pPr>
      <w:r w:rsidRPr="009906BD">
        <w:rPr>
          <w:rFonts w:ascii="TH Sarabun New" w:hAnsi="TH Sarabun New" w:cs="TH Sarabun New"/>
          <w:sz w:val="32"/>
          <w:szCs w:val="32"/>
        </w:rPr>
        <w:tab/>
      </w:r>
      <w:r w:rsidR="00AD7598">
        <w:rPr>
          <w:rFonts w:ascii="TH Sarabun New" w:hAnsi="TH Sarabun New" w:cs="TH Sarabun New" w:hint="cs"/>
          <w:sz w:val="32"/>
          <w:szCs w:val="32"/>
          <w:cs/>
        </w:rPr>
        <w:t>ตัวแปลภาษาไอรินใช้การตรวจสอบโดยใช้ชุดทดสอบ</w:t>
      </w:r>
      <w:r w:rsidR="00B06035">
        <w:rPr>
          <w:rFonts w:ascii="TH Sarabun New" w:hAnsi="TH Sarabun New" w:cs="TH Sarabun New" w:hint="cs"/>
          <w:sz w:val="32"/>
          <w:szCs w:val="32"/>
          <w:cs/>
        </w:rPr>
        <w:t xml:space="preserve"> ซึ่งอาจทำให้ไม่ครอบคลุมข้อผิดพลาดที่อาจเกิดขึ้นได้</w:t>
      </w:r>
    </w:p>
    <w:p w14:paraId="46F1D7AF" w14:textId="60606533" w:rsidR="00543837" w:rsidRPr="009906BD" w:rsidRDefault="00543837" w:rsidP="00D07F9E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9906BD">
        <w:rPr>
          <w:rFonts w:ascii="TH Sarabun New" w:hAnsi="TH Sarabun New" w:cs="TH Sarabun New"/>
          <w:b/>
          <w:bCs/>
          <w:sz w:val="36"/>
          <w:szCs w:val="36"/>
          <w:cs/>
        </w:rPr>
        <w:t>แนวทางในการพัฒนาและประยุกต์ใช้ร่วมกับงานอื่นๆ ในขั้นต่อไป</w:t>
      </w:r>
    </w:p>
    <w:p w14:paraId="6D174FBC" w14:textId="6C24342A" w:rsidR="00543837" w:rsidRPr="009906BD" w:rsidRDefault="00543837" w:rsidP="00DF12A6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  <w:cs/>
        </w:rPr>
        <w:t>สำหรับตัวแปลภาษาไอรินเป็นโครงการเปิดโค้ด ท่านสามารถดาวน์โหลดโค้ดของภาษาไอริน</w:t>
      </w:r>
      <w:r w:rsidR="00583A6F" w:rsidRPr="009906BD">
        <w:rPr>
          <w:rFonts w:ascii="TH Sarabun New" w:hAnsi="TH Sarabun New" w:cs="TH Sarabun New"/>
          <w:sz w:val="32"/>
          <w:szCs w:val="32"/>
          <w:cs/>
        </w:rPr>
        <w:t>เพื่อพัฒนาต่อ</w:t>
      </w:r>
      <w:r w:rsidRPr="009906BD">
        <w:rPr>
          <w:rFonts w:ascii="TH Sarabun New" w:hAnsi="TH Sarabun New" w:cs="TH Sarabun New"/>
          <w:sz w:val="32"/>
          <w:szCs w:val="32"/>
          <w:cs/>
        </w:rPr>
        <w:t xml:space="preserve">ได้ที่ </w:t>
      </w:r>
      <w:r w:rsidR="00F97125" w:rsidRPr="009906BD">
        <w:rPr>
          <w:rFonts w:ascii="TH Sarabun New" w:hAnsi="TH Sarabun New" w:cs="TH Sarabun New"/>
          <w:sz w:val="32"/>
          <w:szCs w:val="32"/>
        </w:rPr>
        <w:t>https</w:t>
      </w:r>
      <w:r w:rsidR="00F97125" w:rsidRPr="009906BD">
        <w:rPr>
          <w:rFonts w:ascii="TH Sarabun New" w:hAnsi="TH Sarabun New" w:cs="TH Sarabun New"/>
          <w:sz w:val="32"/>
          <w:szCs w:val="32"/>
          <w:cs/>
        </w:rPr>
        <w:t>://</w:t>
      </w:r>
      <w:r w:rsidR="00F97125" w:rsidRPr="009906BD">
        <w:rPr>
          <w:rFonts w:ascii="TH Sarabun New" w:hAnsi="TH Sarabun New" w:cs="TH Sarabun New"/>
          <w:sz w:val="32"/>
          <w:szCs w:val="32"/>
        </w:rPr>
        <w:t>github</w:t>
      </w:r>
      <w:r w:rsidR="00F97125"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="00F97125" w:rsidRPr="009906BD">
        <w:rPr>
          <w:rFonts w:ascii="TH Sarabun New" w:hAnsi="TH Sarabun New" w:cs="TH Sarabun New"/>
          <w:sz w:val="32"/>
          <w:szCs w:val="32"/>
        </w:rPr>
        <w:t>com</w:t>
      </w:r>
      <w:r w:rsidR="00F97125" w:rsidRPr="009906BD">
        <w:rPr>
          <w:rFonts w:ascii="TH Sarabun New" w:hAnsi="TH Sarabun New" w:cs="TH Sarabun New"/>
          <w:sz w:val="32"/>
          <w:szCs w:val="32"/>
          <w:cs/>
        </w:rPr>
        <w:t>/</w:t>
      </w:r>
      <w:r w:rsidR="00F97125" w:rsidRPr="009906BD">
        <w:rPr>
          <w:rFonts w:ascii="TH Sarabun New" w:hAnsi="TH Sarabun New" w:cs="TH Sarabun New"/>
          <w:sz w:val="32"/>
          <w:szCs w:val="32"/>
        </w:rPr>
        <w:t>pureexe</w:t>
      </w:r>
      <w:r w:rsidR="00F97125" w:rsidRPr="009906BD">
        <w:rPr>
          <w:rFonts w:ascii="TH Sarabun New" w:hAnsi="TH Sarabun New" w:cs="TH Sarabun New"/>
          <w:sz w:val="32"/>
          <w:szCs w:val="32"/>
          <w:cs/>
        </w:rPr>
        <w:t>/</w:t>
      </w:r>
      <w:r w:rsidR="00F97125" w:rsidRPr="009906BD">
        <w:rPr>
          <w:rFonts w:ascii="TH Sarabun New" w:hAnsi="TH Sarabun New" w:cs="TH Sarabun New"/>
          <w:sz w:val="32"/>
          <w:szCs w:val="32"/>
        </w:rPr>
        <w:t>irin</w:t>
      </w:r>
      <w:r w:rsidR="00F97125" w:rsidRPr="009906BD">
        <w:rPr>
          <w:rFonts w:ascii="TH Sarabun New" w:hAnsi="TH Sarabun New" w:cs="TH Sarabun New"/>
          <w:sz w:val="32"/>
          <w:szCs w:val="32"/>
          <w:cs/>
        </w:rPr>
        <w:t>-</w:t>
      </w:r>
      <w:r w:rsidR="00F97125" w:rsidRPr="009906BD">
        <w:rPr>
          <w:rFonts w:ascii="TH Sarabun New" w:hAnsi="TH Sarabun New" w:cs="TH Sarabun New"/>
          <w:sz w:val="32"/>
          <w:szCs w:val="32"/>
        </w:rPr>
        <w:t xml:space="preserve">lang </w:t>
      </w:r>
      <w:r w:rsidR="00583A6F" w:rsidRPr="009906BD">
        <w:rPr>
          <w:rFonts w:ascii="TH Sarabun New" w:hAnsi="TH Sarabun New" w:cs="TH Sarabun New"/>
          <w:sz w:val="32"/>
          <w:szCs w:val="32"/>
          <w:cs/>
        </w:rPr>
        <w:t xml:space="preserve">และท่านยังสามารถลองใช้งานภาษาไอรินโดยไม่จำเป็นต้องติดตั้งผ่านทางออนไลน์ได้ที่ </w:t>
      </w:r>
      <w:r w:rsidR="00583A6F" w:rsidRPr="009906BD">
        <w:rPr>
          <w:rFonts w:ascii="TH Sarabun New" w:hAnsi="TH Sarabun New" w:cs="TH Sarabun New"/>
          <w:sz w:val="32"/>
          <w:szCs w:val="32"/>
        </w:rPr>
        <w:t>https</w:t>
      </w:r>
      <w:r w:rsidR="00583A6F" w:rsidRPr="009906BD">
        <w:rPr>
          <w:rFonts w:ascii="TH Sarabun New" w:hAnsi="TH Sarabun New" w:cs="TH Sarabun New"/>
          <w:sz w:val="32"/>
          <w:szCs w:val="32"/>
          <w:cs/>
        </w:rPr>
        <w:t xml:space="preserve">://ภาษา.ไอริน.ไทย/ลองใช้ </w:t>
      </w:r>
    </w:p>
    <w:p w14:paraId="2DC8EC73" w14:textId="3D915BA5" w:rsidR="00BF66B4" w:rsidRPr="009906BD" w:rsidRDefault="00F97125" w:rsidP="00DF12A6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  <w:cs/>
        </w:rPr>
        <w:t>สำหรับการประยุกต์ใช้กับงานอื่น</w:t>
      </w:r>
      <w:r w:rsidR="00500133" w:rsidRPr="009906BD">
        <w:rPr>
          <w:rFonts w:ascii="TH Sarabun New" w:hAnsi="TH Sarabun New" w:cs="TH Sarabun New"/>
          <w:sz w:val="32"/>
          <w:szCs w:val="32"/>
          <w:cs/>
        </w:rPr>
        <w:t xml:space="preserve"> สามารถติดตั้งเพื่อใช้งานได้ผ่านทาง </w:t>
      </w:r>
      <w:r w:rsidR="00500133" w:rsidRPr="009906BD">
        <w:rPr>
          <w:rFonts w:ascii="TH Sarabun New" w:hAnsi="TH Sarabun New" w:cs="TH Sarabun New"/>
          <w:sz w:val="32"/>
          <w:szCs w:val="32"/>
        </w:rPr>
        <w:t xml:space="preserve">npm </w:t>
      </w:r>
      <w:r w:rsidR="00500133" w:rsidRPr="009906BD">
        <w:rPr>
          <w:rFonts w:ascii="TH Sarabun New" w:hAnsi="TH Sarabun New" w:cs="TH Sarabun New"/>
          <w:sz w:val="32"/>
          <w:szCs w:val="32"/>
          <w:cs/>
        </w:rPr>
        <w:t>โดยการใช้คำสั่ง</w:t>
      </w:r>
      <w:r w:rsidR="00500133" w:rsidRPr="009906BD">
        <w:rPr>
          <w:rFonts w:ascii="TH Sarabun New" w:hAnsi="TH Sarabun New" w:cs="TH Sarabun New"/>
          <w:sz w:val="32"/>
          <w:szCs w:val="32"/>
        </w:rPr>
        <w:t xml:space="preserve"> npm install irin</w:t>
      </w:r>
      <w:r w:rsidR="00500133" w:rsidRPr="009906BD">
        <w:rPr>
          <w:rFonts w:ascii="TH Sarabun New" w:hAnsi="TH Sarabun New" w:cs="TH Sarabun New"/>
          <w:sz w:val="32"/>
          <w:szCs w:val="32"/>
          <w:cs/>
        </w:rPr>
        <w:t>-</w:t>
      </w:r>
      <w:r w:rsidR="00500133" w:rsidRPr="009906BD">
        <w:rPr>
          <w:rFonts w:ascii="TH Sarabun New" w:hAnsi="TH Sarabun New" w:cs="TH Sarabun New"/>
          <w:sz w:val="32"/>
          <w:szCs w:val="32"/>
        </w:rPr>
        <w:t xml:space="preserve">lang </w:t>
      </w:r>
      <w:r w:rsidR="00500133" w:rsidRPr="009906BD">
        <w:rPr>
          <w:rFonts w:ascii="TH Sarabun New" w:hAnsi="TH Sarabun New" w:cs="TH Sarabun New"/>
          <w:sz w:val="32"/>
          <w:szCs w:val="32"/>
          <w:cs/>
        </w:rPr>
        <w:t xml:space="preserve">และยังสามารถติดตั้งผ่าน </w:t>
      </w:r>
      <w:r w:rsidR="00500133" w:rsidRPr="009906BD">
        <w:rPr>
          <w:rFonts w:ascii="TH Sarabun New" w:hAnsi="TH Sarabun New" w:cs="TH Sarabun New"/>
          <w:sz w:val="32"/>
          <w:szCs w:val="32"/>
        </w:rPr>
        <w:t xml:space="preserve">bower </w:t>
      </w:r>
      <w:r w:rsidR="00500133" w:rsidRPr="009906BD">
        <w:rPr>
          <w:rFonts w:ascii="TH Sarabun New" w:hAnsi="TH Sarabun New" w:cs="TH Sarabun New"/>
          <w:sz w:val="32"/>
          <w:szCs w:val="32"/>
          <w:cs/>
        </w:rPr>
        <w:t xml:space="preserve">ได้โดยการใช้คำสั่ง </w:t>
      </w:r>
      <w:r w:rsidR="00500133" w:rsidRPr="009906BD">
        <w:rPr>
          <w:rFonts w:ascii="TH Sarabun New" w:hAnsi="TH Sarabun New" w:cs="TH Sarabun New"/>
          <w:sz w:val="32"/>
          <w:szCs w:val="32"/>
        </w:rPr>
        <w:t>bower install irin</w:t>
      </w:r>
      <w:r w:rsidR="00500133" w:rsidRPr="009906BD">
        <w:rPr>
          <w:rFonts w:ascii="TH Sarabun New" w:hAnsi="TH Sarabun New" w:cs="TH Sarabun New"/>
          <w:sz w:val="32"/>
          <w:szCs w:val="32"/>
          <w:cs/>
        </w:rPr>
        <w:t>-</w:t>
      </w:r>
      <w:r w:rsidR="00500133" w:rsidRPr="009906BD">
        <w:rPr>
          <w:rFonts w:ascii="TH Sarabun New" w:hAnsi="TH Sarabun New" w:cs="TH Sarabun New"/>
          <w:sz w:val="32"/>
          <w:szCs w:val="32"/>
        </w:rPr>
        <w:t xml:space="preserve">lang </w:t>
      </w:r>
      <w:r w:rsidR="00500133" w:rsidRPr="009906BD">
        <w:rPr>
          <w:rFonts w:ascii="TH Sarabun New" w:hAnsi="TH Sarabun New" w:cs="TH Sarabun New"/>
          <w:sz w:val="32"/>
          <w:szCs w:val="32"/>
          <w:cs/>
        </w:rPr>
        <w:t xml:space="preserve">และหากท่านไม่ได้ใช้งานทั้ง </w:t>
      </w:r>
      <w:r w:rsidR="00500133" w:rsidRPr="009906BD">
        <w:rPr>
          <w:rFonts w:ascii="TH Sarabun New" w:hAnsi="TH Sarabun New" w:cs="TH Sarabun New"/>
          <w:sz w:val="32"/>
          <w:szCs w:val="32"/>
        </w:rPr>
        <w:t xml:space="preserve">npm </w:t>
      </w:r>
      <w:r w:rsidR="00500133" w:rsidRPr="009906BD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500133" w:rsidRPr="009906BD">
        <w:rPr>
          <w:rFonts w:ascii="TH Sarabun New" w:hAnsi="TH Sarabun New" w:cs="TH Sarabun New"/>
          <w:sz w:val="32"/>
          <w:szCs w:val="32"/>
        </w:rPr>
        <w:t xml:space="preserve">bower </w:t>
      </w:r>
      <w:r w:rsidR="00500133" w:rsidRPr="009906BD">
        <w:rPr>
          <w:rFonts w:ascii="TH Sarabun New" w:hAnsi="TH Sarabun New" w:cs="TH Sarabun New"/>
          <w:sz w:val="32"/>
          <w:szCs w:val="32"/>
          <w:cs/>
        </w:rPr>
        <w:t xml:space="preserve">ท่านสามารถดาวน์โหลดโค้ดที่ได้ทำการแปลงเป็นจาวาสคริปและลดขนาดแล้วได้ที่ </w:t>
      </w:r>
      <w:r w:rsidR="003B5D7D" w:rsidRPr="009906BD">
        <w:rPr>
          <w:rFonts w:ascii="TH Sarabun New" w:hAnsi="TH Sarabun New" w:cs="TH Sarabun New"/>
          <w:sz w:val="32"/>
          <w:szCs w:val="32"/>
        </w:rPr>
        <w:t>https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://</w:t>
      </w:r>
      <w:r w:rsidR="003B5D7D" w:rsidRPr="009906BD">
        <w:rPr>
          <w:rFonts w:ascii="TH Sarabun New" w:hAnsi="TH Sarabun New" w:cs="TH Sarabun New"/>
          <w:sz w:val="32"/>
          <w:szCs w:val="32"/>
        </w:rPr>
        <w:t>github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="003B5D7D" w:rsidRPr="009906BD">
        <w:rPr>
          <w:rFonts w:ascii="TH Sarabun New" w:hAnsi="TH Sarabun New" w:cs="TH Sarabun New"/>
          <w:sz w:val="32"/>
          <w:szCs w:val="32"/>
        </w:rPr>
        <w:t>com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/</w:t>
      </w:r>
      <w:r w:rsidR="003B5D7D" w:rsidRPr="009906BD">
        <w:rPr>
          <w:rFonts w:ascii="TH Sarabun New" w:hAnsi="TH Sarabun New" w:cs="TH Sarabun New"/>
          <w:sz w:val="32"/>
          <w:szCs w:val="32"/>
        </w:rPr>
        <w:t>pureexe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/</w:t>
      </w:r>
      <w:r w:rsidR="003B5D7D" w:rsidRPr="009906BD">
        <w:rPr>
          <w:rFonts w:ascii="TH Sarabun New" w:hAnsi="TH Sarabun New" w:cs="TH Sarabun New"/>
          <w:sz w:val="32"/>
          <w:szCs w:val="32"/>
        </w:rPr>
        <w:t>irin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-</w:t>
      </w:r>
      <w:r w:rsidR="003B5D7D" w:rsidRPr="009906BD">
        <w:rPr>
          <w:rFonts w:ascii="TH Sarabun New" w:hAnsi="TH Sarabun New" w:cs="TH Sarabun New"/>
          <w:sz w:val="32"/>
          <w:szCs w:val="32"/>
        </w:rPr>
        <w:t>lang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/</w:t>
      </w:r>
      <w:r w:rsidR="003B5D7D" w:rsidRPr="009906BD">
        <w:rPr>
          <w:rFonts w:ascii="TH Sarabun New" w:hAnsi="TH Sarabun New" w:cs="TH Sarabun New"/>
          <w:sz w:val="32"/>
          <w:szCs w:val="32"/>
        </w:rPr>
        <w:t xml:space="preserve">releases 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 xml:space="preserve">โดยตัวแปลภาษาไอรินนั้นลองรับทั้งการใช้งานผ่าน </w:t>
      </w:r>
      <w:r w:rsidR="003B5D7D" w:rsidRPr="009906BD">
        <w:rPr>
          <w:rFonts w:ascii="TH Sarabun New" w:hAnsi="TH Sarabun New" w:cs="TH Sarabun New"/>
          <w:sz w:val="32"/>
          <w:szCs w:val="32"/>
        </w:rPr>
        <w:t>Node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="003B5D7D" w:rsidRPr="009906BD">
        <w:rPr>
          <w:rFonts w:ascii="TH Sarabun New" w:hAnsi="TH Sarabun New" w:cs="TH Sarabun New"/>
          <w:sz w:val="32"/>
          <w:szCs w:val="32"/>
        </w:rPr>
        <w:t xml:space="preserve">js 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3B5D7D" w:rsidRPr="009906BD">
        <w:rPr>
          <w:rFonts w:ascii="TH Sarabun New" w:hAnsi="TH Sarabun New" w:cs="TH Sarabun New"/>
          <w:sz w:val="32"/>
          <w:szCs w:val="32"/>
        </w:rPr>
        <w:t xml:space="preserve">CommonJS 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 xml:space="preserve">โดยใช้คำสั่ง </w:t>
      </w:r>
      <w:r w:rsidR="003B5D7D" w:rsidRPr="009906BD">
        <w:rPr>
          <w:rFonts w:ascii="TH Sarabun New" w:hAnsi="TH Sarabun New" w:cs="TH Sarabun New"/>
          <w:sz w:val="32"/>
          <w:szCs w:val="32"/>
        </w:rPr>
        <w:t xml:space="preserve">var Irin 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 xml:space="preserve">= </w:t>
      </w:r>
      <w:r w:rsidR="003B5D7D" w:rsidRPr="009906BD">
        <w:rPr>
          <w:rFonts w:ascii="TH Sarabun New" w:hAnsi="TH Sarabun New" w:cs="TH Sarabun New"/>
          <w:sz w:val="32"/>
          <w:szCs w:val="32"/>
        </w:rPr>
        <w:t>require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(“</w:t>
      </w:r>
      <w:r w:rsidR="003B5D7D" w:rsidRPr="009906BD">
        <w:rPr>
          <w:rFonts w:ascii="TH Sarabun New" w:hAnsi="TH Sarabun New" w:cs="TH Sarabun New"/>
          <w:sz w:val="32"/>
          <w:szCs w:val="32"/>
        </w:rPr>
        <w:t>irin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-</w:t>
      </w:r>
      <w:r w:rsidR="003B5D7D" w:rsidRPr="009906BD">
        <w:rPr>
          <w:rFonts w:ascii="TH Sarabun New" w:hAnsi="TH Sarabun New" w:cs="TH Sarabun New"/>
          <w:sz w:val="32"/>
          <w:szCs w:val="32"/>
        </w:rPr>
        <w:t>lang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”)</w:t>
      </w:r>
      <w:r w:rsidR="00583A6F" w:rsidRPr="009906BD">
        <w:rPr>
          <w:rFonts w:ascii="TH Sarabun New" w:hAnsi="TH Sarabun New" w:cs="TH Sarabun New"/>
          <w:sz w:val="32"/>
          <w:szCs w:val="32"/>
        </w:rPr>
        <w:t>;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 xml:space="preserve"> หรือใช้ผ่านเบราวเซอร์โดยใช้คำสั่ง </w:t>
      </w:r>
      <w:r w:rsidR="003B5D7D" w:rsidRPr="009906BD">
        <w:rPr>
          <w:rFonts w:ascii="TH Sarabun New" w:hAnsi="TH Sarabun New" w:cs="TH Sarabun New"/>
          <w:sz w:val="32"/>
          <w:szCs w:val="32"/>
        </w:rPr>
        <w:t>&lt;script src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=”</w:t>
      </w:r>
      <w:r w:rsidR="003B5D7D" w:rsidRPr="009906BD">
        <w:rPr>
          <w:rFonts w:ascii="TH Sarabun New" w:hAnsi="TH Sarabun New" w:cs="TH Sarabun New"/>
          <w:sz w:val="32"/>
          <w:szCs w:val="32"/>
        </w:rPr>
        <w:t>path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/</w:t>
      </w:r>
      <w:r w:rsidR="003B5D7D" w:rsidRPr="009906BD">
        <w:rPr>
          <w:rFonts w:ascii="TH Sarabun New" w:hAnsi="TH Sarabun New" w:cs="TH Sarabun New"/>
          <w:sz w:val="32"/>
          <w:szCs w:val="32"/>
        </w:rPr>
        <w:t>to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/</w:t>
      </w:r>
      <w:r w:rsidR="003B5D7D" w:rsidRPr="009906BD">
        <w:rPr>
          <w:rFonts w:ascii="TH Sarabun New" w:hAnsi="TH Sarabun New" w:cs="TH Sarabun New"/>
          <w:sz w:val="32"/>
          <w:szCs w:val="32"/>
        </w:rPr>
        <w:t>irin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-</w:t>
      </w:r>
      <w:r w:rsidR="003B5D7D" w:rsidRPr="009906BD">
        <w:rPr>
          <w:rFonts w:ascii="TH Sarabun New" w:hAnsi="TH Sarabun New" w:cs="TH Sarabun New"/>
          <w:sz w:val="32"/>
          <w:szCs w:val="32"/>
        </w:rPr>
        <w:t>lang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="003B5D7D" w:rsidRPr="009906BD">
        <w:rPr>
          <w:rFonts w:ascii="TH Sarabun New" w:hAnsi="TH Sarabun New" w:cs="TH Sarabun New"/>
          <w:sz w:val="32"/>
          <w:szCs w:val="32"/>
        </w:rPr>
        <w:t>min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="003B5D7D" w:rsidRPr="009906BD">
        <w:rPr>
          <w:rFonts w:ascii="TH Sarabun New" w:hAnsi="TH Sarabun New" w:cs="TH Sarabun New"/>
          <w:sz w:val="32"/>
          <w:szCs w:val="32"/>
        </w:rPr>
        <w:t>js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”</w:t>
      </w:r>
      <w:r w:rsidR="003B5D7D" w:rsidRPr="009906BD">
        <w:rPr>
          <w:rFonts w:ascii="TH Sarabun New" w:hAnsi="TH Sarabun New" w:cs="TH Sarabun New"/>
          <w:sz w:val="32"/>
          <w:szCs w:val="32"/>
        </w:rPr>
        <w:t>&gt;&lt;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/</w:t>
      </w:r>
      <w:r w:rsidR="003B5D7D" w:rsidRPr="009906BD">
        <w:rPr>
          <w:rFonts w:ascii="TH Sarabun New" w:hAnsi="TH Sarabun New" w:cs="TH Sarabun New"/>
          <w:sz w:val="32"/>
          <w:szCs w:val="32"/>
        </w:rPr>
        <w:t>script&gt;</w:t>
      </w:r>
      <w:r w:rsidR="00391796" w:rsidRPr="009906BD">
        <w:rPr>
          <w:rFonts w:ascii="TH Sarabun New" w:hAnsi="TH Sarabun New" w:cs="TH Sarabun New"/>
          <w:sz w:val="32"/>
          <w:szCs w:val="32"/>
          <w:cs/>
        </w:rPr>
        <w:t xml:space="preserve"> และเริ่มการแปลภาษาโดยใช้คำสั่ง </w:t>
      </w:r>
      <w:r w:rsidR="00391796" w:rsidRPr="009906BD">
        <w:rPr>
          <w:rFonts w:ascii="TH Sarabun New" w:hAnsi="TH Sarabun New" w:cs="TH Sarabun New"/>
          <w:sz w:val="32"/>
          <w:szCs w:val="32"/>
        </w:rPr>
        <w:t xml:space="preserve">var bot </w:t>
      </w:r>
      <w:r w:rsidR="00391796" w:rsidRPr="009906BD">
        <w:rPr>
          <w:rFonts w:ascii="TH Sarabun New" w:hAnsi="TH Sarabun New" w:cs="TH Sarabun New"/>
          <w:sz w:val="32"/>
          <w:szCs w:val="32"/>
          <w:cs/>
        </w:rPr>
        <w:t xml:space="preserve">= </w:t>
      </w:r>
      <w:r w:rsidR="00391796" w:rsidRPr="009906BD">
        <w:rPr>
          <w:rFonts w:ascii="TH Sarabun New" w:hAnsi="TH Sarabun New" w:cs="TH Sarabun New"/>
          <w:sz w:val="32"/>
          <w:szCs w:val="32"/>
        </w:rPr>
        <w:t>new Irin</w:t>
      </w:r>
      <w:r w:rsidR="00391796" w:rsidRPr="009906BD">
        <w:rPr>
          <w:rFonts w:ascii="TH Sarabun New" w:hAnsi="TH Sarabun New" w:cs="TH Sarabun New"/>
          <w:sz w:val="32"/>
          <w:szCs w:val="32"/>
          <w:cs/>
        </w:rPr>
        <w:t>(“</w:t>
      </w:r>
      <w:r w:rsidR="00391796" w:rsidRPr="009906BD">
        <w:rPr>
          <w:rFonts w:ascii="TH Sarabun New" w:hAnsi="TH Sarabun New" w:cs="TH Sarabun New"/>
          <w:sz w:val="32"/>
          <w:szCs w:val="32"/>
        </w:rPr>
        <w:t>path</w:t>
      </w:r>
      <w:r w:rsidR="00391796" w:rsidRPr="009906BD">
        <w:rPr>
          <w:rFonts w:ascii="TH Sarabun New" w:hAnsi="TH Sarabun New" w:cs="TH Sarabun New"/>
          <w:sz w:val="32"/>
          <w:szCs w:val="32"/>
          <w:cs/>
        </w:rPr>
        <w:t>/</w:t>
      </w:r>
      <w:r w:rsidR="00391796" w:rsidRPr="009906BD">
        <w:rPr>
          <w:rFonts w:ascii="TH Sarabun New" w:hAnsi="TH Sarabun New" w:cs="TH Sarabun New"/>
          <w:sz w:val="32"/>
          <w:szCs w:val="32"/>
        </w:rPr>
        <w:t>to</w:t>
      </w:r>
      <w:r w:rsidR="00391796" w:rsidRPr="009906BD">
        <w:rPr>
          <w:rFonts w:ascii="TH Sarabun New" w:hAnsi="TH Sarabun New" w:cs="TH Sarabun New"/>
          <w:sz w:val="32"/>
          <w:szCs w:val="32"/>
          <w:cs/>
        </w:rPr>
        <w:t>/</w:t>
      </w:r>
      <w:r w:rsidR="00391796" w:rsidRPr="009906BD">
        <w:rPr>
          <w:rFonts w:ascii="TH Sarabun New" w:hAnsi="TH Sarabun New" w:cs="TH Sarabun New"/>
          <w:sz w:val="32"/>
          <w:szCs w:val="32"/>
        </w:rPr>
        <w:t>main</w:t>
      </w:r>
      <w:r w:rsidR="00391796"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="00391796" w:rsidRPr="009906BD">
        <w:rPr>
          <w:rFonts w:ascii="TH Sarabun New" w:hAnsi="TH Sarabun New" w:cs="TH Sarabun New"/>
          <w:sz w:val="32"/>
          <w:szCs w:val="32"/>
        </w:rPr>
        <w:t>irin</w:t>
      </w:r>
      <w:r w:rsidR="00391796" w:rsidRPr="009906BD">
        <w:rPr>
          <w:rFonts w:ascii="TH Sarabun New" w:hAnsi="TH Sarabun New" w:cs="TH Sarabun New"/>
          <w:sz w:val="32"/>
          <w:szCs w:val="32"/>
          <w:cs/>
        </w:rPr>
        <w:t>”</w:t>
      </w:r>
      <w:r w:rsidR="00391796" w:rsidRPr="009906BD">
        <w:rPr>
          <w:rFonts w:ascii="TH Sarabun New" w:hAnsi="TH Sarabun New" w:cs="TH Sarabun New"/>
          <w:sz w:val="32"/>
          <w:szCs w:val="32"/>
        </w:rPr>
        <w:t>,function</w:t>
      </w:r>
      <w:r w:rsidR="00391796" w:rsidRPr="009906BD">
        <w:rPr>
          <w:rFonts w:ascii="TH Sarabun New" w:hAnsi="TH Sarabun New" w:cs="TH Sarabun New"/>
          <w:sz w:val="32"/>
          <w:szCs w:val="32"/>
          <w:cs/>
        </w:rPr>
        <w:t>()</w:t>
      </w:r>
      <w:r w:rsidR="00391796" w:rsidRPr="009906BD">
        <w:rPr>
          <w:rFonts w:ascii="TH Sarabun New" w:hAnsi="TH Sarabun New" w:cs="TH Sarabun New"/>
          <w:sz w:val="32"/>
          <w:szCs w:val="32"/>
        </w:rPr>
        <w:t>{}</w:t>
      </w:r>
      <w:r w:rsidR="00391796" w:rsidRPr="009906BD">
        <w:rPr>
          <w:rFonts w:ascii="TH Sarabun New" w:hAnsi="TH Sarabun New" w:cs="TH Sarabun New"/>
          <w:sz w:val="32"/>
          <w:szCs w:val="32"/>
          <w:cs/>
        </w:rPr>
        <w:t>)</w:t>
      </w:r>
      <w:r w:rsidR="00391796" w:rsidRPr="009906BD">
        <w:rPr>
          <w:rFonts w:ascii="TH Sarabun New" w:hAnsi="TH Sarabun New" w:cs="TH Sarabun New"/>
          <w:sz w:val="32"/>
          <w:szCs w:val="32"/>
        </w:rPr>
        <w:t xml:space="preserve">; </w:t>
      </w:r>
      <w:r w:rsidR="00391796" w:rsidRPr="009906BD">
        <w:rPr>
          <w:rFonts w:ascii="TH Sarabun New" w:hAnsi="TH Sarabun New" w:cs="TH Sarabun New"/>
          <w:sz w:val="32"/>
          <w:szCs w:val="32"/>
          <w:cs/>
        </w:rPr>
        <w:t xml:space="preserve">เมื่อแปลภาษาเสร็จแล้วตัวแปลภาษาจะทำการเรียกฟังก์ชันเรียกกลับ ท่านสามารถถามคำถามกับระบบโต้ตอบอัตโนมัติได้โดยการใช้คำสั่ง </w:t>
      </w:r>
      <w:r w:rsidR="00391796" w:rsidRPr="009906BD">
        <w:rPr>
          <w:rFonts w:ascii="TH Sarabun New" w:hAnsi="TH Sarabun New" w:cs="TH Sarabun New"/>
          <w:sz w:val="32"/>
          <w:szCs w:val="32"/>
        </w:rPr>
        <w:t>bot</w:t>
      </w:r>
      <w:r w:rsidR="00391796"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="00391796" w:rsidRPr="009906BD">
        <w:rPr>
          <w:rFonts w:ascii="TH Sarabun New" w:hAnsi="TH Sarabun New" w:cs="TH Sarabun New"/>
          <w:sz w:val="32"/>
          <w:szCs w:val="32"/>
        </w:rPr>
        <w:t>reply</w:t>
      </w:r>
      <w:r w:rsidR="00391796" w:rsidRPr="009906BD">
        <w:rPr>
          <w:rFonts w:ascii="TH Sarabun New" w:hAnsi="TH Sarabun New" w:cs="TH Sarabun New"/>
          <w:sz w:val="32"/>
          <w:szCs w:val="32"/>
          <w:cs/>
        </w:rPr>
        <w:t>(“คำถาม”)</w:t>
      </w:r>
      <w:r w:rsidR="00391796" w:rsidRPr="009906BD">
        <w:rPr>
          <w:rFonts w:ascii="TH Sarabun New" w:hAnsi="TH Sarabun New" w:cs="TH Sarabun New"/>
          <w:sz w:val="32"/>
          <w:szCs w:val="32"/>
        </w:rPr>
        <w:t>;</w:t>
      </w:r>
    </w:p>
    <w:p w14:paraId="3EC7A965" w14:textId="5C6C3AE8" w:rsidR="00543837" w:rsidRPr="009906BD" w:rsidRDefault="00543837" w:rsidP="00D07F9E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9906BD">
        <w:rPr>
          <w:rFonts w:ascii="TH Sarabun New" w:hAnsi="TH Sarabun New" w:cs="TH Sarabun New"/>
          <w:b/>
          <w:bCs/>
          <w:sz w:val="36"/>
          <w:szCs w:val="36"/>
          <w:cs/>
        </w:rPr>
        <w:t>ข้อสรุปและข้อเสนอแนะ</w:t>
      </w:r>
    </w:p>
    <w:p w14:paraId="3F1CAB07" w14:textId="15079969" w:rsidR="00D122AA" w:rsidRPr="009906BD" w:rsidRDefault="00D122AA" w:rsidP="00D07F9E">
      <w:pPr>
        <w:spacing w:line="240" w:lineRule="auto"/>
        <w:rPr>
          <w:rFonts w:ascii="TH Sarabun New" w:hAnsi="TH Sarabun New" w:cs="TH Sarabun New"/>
          <w:sz w:val="32"/>
          <w:szCs w:val="32"/>
          <w:cs/>
        </w:rPr>
      </w:pPr>
      <w:r w:rsidRPr="009906BD">
        <w:rPr>
          <w:rFonts w:ascii="TH Sarabun New" w:hAnsi="TH Sarabun New" w:cs="TH Sarabun New"/>
          <w:b/>
          <w:bCs/>
          <w:sz w:val="36"/>
          <w:szCs w:val="36"/>
        </w:rPr>
        <w:tab/>
      </w:r>
      <w:r w:rsidRPr="009906BD">
        <w:rPr>
          <w:rFonts w:ascii="TH Sarabun New" w:hAnsi="TH Sarabun New" w:cs="TH Sarabun New"/>
          <w:sz w:val="32"/>
          <w:szCs w:val="32"/>
          <w:cs/>
        </w:rPr>
        <w:t>จากการทดสอบด้วยชุดทดสอบผ่านกัป พบว่าตัวแปล</w:t>
      </w:r>
      <w:r w:rsidR="00135B20" w:rsidRPr="009906BD">
        <w:rPr>
          <w:rFonts w:ascii="TH Sarabun New" w:hAnsi="TH Sarabun New" w:cs="TH Sarabun New"/>
          <w:sz w:val="32"/>
          <w:szCs w:val="32"/>
          <w:cs/>
        </w:rPr>
        <w:t>ภาษาไอรินสามารถทำงานได้</w:t>
      </w:r>
      <w:r w:rsidR="007C12BA">
        <w:rPr>
          <w:rFonts w:ascii="TH Sarabun New" w:hAnsi="TH Sarabun New" w:cs="TH Sarabun New" w:hint="cs"/>
          <w:sz w:val="32"/>
          <w:szCs w:val="32"/>
          <w:cs/>
        </w:rPr>
        <w:t>ถูกต้อง</w:t>
      </w:r>
    </w:p>
    <w:p w14:paraId="3CAA60C0" w14:textId="42675EC0" w:rsidR="00543837" w:rsidRDefault="00543837" w:rsidP="00D07F9E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9906BD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เอกสารอ้างอิง</w:t>
      </w:r>
    </w:p>
    <w:p w14:paraId="12AABFAC" w14:textId="109DFF7A" w:rsidR="002C4911" w:rsidRPr="002C4911" w:rsidRDefault="002C4911" w:rsidP="002C4911">
      <w:pPr>
        <w:spacing w:line="240" w:lineRule="auto"/>
        <w:ind w:left="1701" w:hanging="1011"/>
        <w:rPr>
          <w:rFonts w:ascii="TH Sarabun New" w:hAnsi="TH Sarabun New" w:cs="TH Sarabun New"/>
        </w:rPr>
      </w:pPr>
      <w:r w:rsidRPr="002C4911">
        <w:rPr>
          <w:rFonts w:ascii="TH Sarabun New" w:hAnsi="TH Sarabun New" w:cs="TH Sarabun New"/>
          <w:sz w:val="32"/>
          <w:szCs w:val="32"/>
        </w:rPr>
        <w:t>Alice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C4911">
        <w:rPr>
          <w:rFonts w:ascii="TH Sarabun New" w:hAnsi="TH Sarabun New" w:cs="TH Sarabun New"/>
          <w:sz w:val="32"/>
          <w:szCs w:val="32"/>
        </w:rPr>
        <w:t>Bot</w:t>
      </w:r>
      <w:r w:rsidRPr="002C4911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Pr="002C4911">
        <w:rPr>
          <w:rFonts w:ascii="TH Sarabun New" w:hAnsi="TH Sarabun New" w:cs="TH Sarabun New"/>
          <w:b/>
          <w:bCs/>
          <w:sz w:val="32"/>
          <w:szCs w:val="32"/>
        </w:rPr>
        <w:t>AIML reference</w:t>
      </w:r>
      <w:r w:rsidRPr="002C4911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2C4911">
        <w:rPr>
          <w:rFonts w:ascii="TH Sarabun New" w:hAnsi="TH Sarabun New" w:cs="TH Sarabun New"/>
          <w:szCs w:val="22"/>
          <w:cs/>
        </w:rPr>
        <w:t xml:space="preserve"> </w:t>
      </w:r>
      <w:r w:rsidRPr="002C4911">
        <w:rPr>
          <w:rFonts w:ascii="TH Sarabun New" w:hAnsi="TH Sarabun New" w:cs="TH Sarabun New"/>
          <w:sz w:val="32"/>
          <w:szCs w:val="32"/>
          <w:cs/>
        </w:rPr>
        <w:t xml:space="preserve">[ออนไลน์] เข้าถึงเมื่อ </w:t>
      </w:r>
      <w:r w:rsidRPr="002C4911">
        <w:rPr>
          <w:rFonts w:ascii="TH Sarabun New" w:hAnsi="TH Sarabun New" w:cs="TH Sarabun New"/>
          <w:sz w:val="32"/>
          <w:szCs w:val="32"/>
        </w:rPr>
        <w:t>8</w:t>
      </w:r>
      <w:r w:rsidRPr="002C4911">
        <w:rPr>
          <w:rFonts w:ascii="TH Sarabun New" w:hAnsi="TH Sarabun New" w:cs="TH Sarabun New"/>
          <w:sz w:val="32"/>
          <w:szCs w:val="32"/>
          <w:cs/>
        </w:rPr>
        <w:t xml:space="preserve"> ตุลาคม </w:t>
      </w:r>
      <w:r w:rsidRPr="002C4911">
        <w:rPr>
          <w:rFonts w:ascii="TH Sarabun New" w:hAnsi="TH Sarabun New" w:cs="TH Sarabun New"/>
          <w:sz w:val="32"/>
          <w:szCs w:val="32"/>
        </w:rPr>
        <w:t>2558</w:t>
      </w:r>
      <w:r w:rsidRPr="002C4911">
        <w:rPr>
          <w:rFonts w:ascii="TH Sarabun New" w:hAnsi="TH Sarabun New" w:cs="TH Sarabun New"/>
          <w:sz w:val="32"/>
          <w:szCs w:val="32"/>
          <w:cs/>
        </w:rPr>
        <w:t>. เข้าถึงทาง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C4911">
        <w:rPr>
          <w:rFonts w:ascii="TH Sarabun New" w:hAnsi="TH Sarabun New" w:cs="TH Sarabun New"/>
          <w:sz w:val="32"/>
          <w:szCs w:val="32"/>
        </w:rPr>
        <w:t>http</w:t>
      </w:r>
      <w:r w:rsidRPr="002C4911">
        <w:rPr>
          <w:rFonts w:ascii="TH Sarabun New" w:hAnsi="TH Sarabun New" w:cs="TH Sarabun New"/>
          <w:sz w:val="32"/>
          <w:szCs w:val="32"/>
          <w:cs/>
        </w:rPr>
        <w:t>://</w:t>
      </w:r>
      <w:r w:rsidRPr="002C4911">
        <w:rPr>
          <w:rFonts w:ascii="TH Sarabun New" w:hAnsi="TH Sarabun New" w:cs="TH Sarabun New"/>
          <w:sz w:val="32"/>
          <w:szCs w:val="32"/>
        </w:rPr>
        <w:t>www</w:t>
      </w:r>
      <w:r w:rsidRPr="002C4911">
        <w:rPr>
          <w:rFonts w:ascii="TH Sarabun New" w:hAnsi="TH Sarabun New" w:cs="TH Sarabun New"/>
          <w:sz w:val="32"/>
          <w:szCs w:val="32"/>
          <w:cs/>
        </w:rPr>
        <w:t>.</w:t>
      </w:r>
      <w:r w:rsidRPr="002C4911">
        <w:rPr>
          <w:rFonts w:ascii="TH Sarabun New" w:hAnsi="TH Sarabun New" w:cs="TH Sarabun New"/>
          <w:sz w:val="32"/>
          <w:szCs w:val="32"/>
        </w:rPr>
        <w:t>alicebot</w:t>
      </w:r>
      <w:r w:rsidRPr="002C4911">
        <w:rPr>
          <w:rFonts w:ascii="TH Sarabun New" w:hAnsi="TH Sarabun New" w:cs="TH Sarabun New"/>
          <w:sz w:val="32"/>
          <w:szCs w:val="32"/>
          <w:cs/>
        </w:rPr>
        <w:t>.</w:t>
      </w:r>
      <w:r w:rsidRPr="002C4911">
        <w:rPr>
          <w:rFonts w:ascii="TH Sarabun New" w:hAnsi="TH Sarabun New" w:cs="TH Sarabun New"/>
          <w:sz w:val="32"/>
          <w:szCs w:val="32"/>
        </w:rPr>
        <w:t>org</w:t>
      </w:r>
      <w:r w:rsidRPr="002C4911">
        <w:rPr>
          <w:rFonts w:ascii="TH Sarabun New" w:hAnsi="TH Sarabun New" w:cs="TH Sarabun New"/>
          <w:sz w:val="32"/>
          <w:szCs w:val="32"/>
          <w:cs/>
        </w:rPr>
        <w:t>/</w:t>
      </w:r>
      <w:r w:rsidRPr="002C4911">
        <w:rPr>
          <w:rFonts w:ascii="TH Sarabun New" w:hAnsi="TH Sarabun New" w:cs="TH Sarabun New"/>
          <w:sz w:val="32"/>
          <w:szCs w:val="32"/>
        </w:rPr>
        <w:t>documentation</w:t>
      </w:r>
      <w:r w:rsidRPr="002C4911">
        <w:rPr>
          <w:rFonts w:ascii="TH Sarabun New" w:hAnsi="TH Sarabun New" w:cs="TH Sarabun New"/>
          <w:sz w:val="32"/>
          <w:szCs w:val="32"/>
          <w:cs/>
        </w:rPr>
        <w:t>/</w:t>
      </w:r>
      <w:r w:rsidRPr="002C4911">
        <w:rPr>
          <w:rFonts w:ascii="TH Sarabun New" w:hAnsi="TH Sarabun New" w:cs="TH Sarabun New"/>
          <w:sz w:val="32"/>
          <w:szCs w:val="32"/>
        </w:rPr>
        <w:t>aiml</w:t>
      </w:r>
      <w:r w:rsidRPr="002C4911">
        <w:rPr>
          <w:rFonts w:ascii="TH Sarabun New" w:hAnsi="TH Sarabun New" w:cs="TH Sarabun New"/>
          <w:sz w:val="32"/>
          <w:szCs w:val="32"/>
          <w:cs/>
        </w:rPr>
        <w:t>-</w:t>
      </w:r>
      <w:r w:rsidRPr="002C4911">
        <w:rPr>
          <w:rFonts w:ascii="TH Sarabun New" w:hAnsi="TH Sarabun New" w:cs="TH Sarabun New"/>
          <w:sz w:val="32"/>
          <w:szCs w:val="32"/>
        </w:rPr>
        <w:t>reference</w:t>
      </w:r>
      <w:r w:rsidRPr="002C4911">
        <w:rPr>
          <w:rFonts w:ascii="TH Sarabun New" w:hAnsi="TH Sarabun New" w:cs="TH Sarabun New"/>
          <w:sz w:val="32"/>
          <w:szCs w:val="32"/>
          <w:cs/>
        </w:rPr>
        <w:t>.</w:t>
      </w:r>
      <w:r w:rsidRPr="002C4911">
        <w:rPr>
          <w:rFonts w:ascii="TH Sarabun New" w:hAnsi="TH Sarabun New" w:cs="TH Sarabun New"/>
          <w:sz w:val="32"/>
          <w:szCs w:val="32"/>
        </w:rPr>
        <w:t>html</w:t>
      </w:r>
    </w:p>
    <w:p w14:paraId="4E9BC5D1" w14:textId="77777777" w:rsidR="0042735D" w:rsidRPr="002C4911" w:rsidRDefault="0042735D" w:rsidP="0042735D">
      <w:pPr>
        <w:ind w:left="1680" w:hanging="990"/>
        <w:rPr>
          <w:rFonts w:ascii="TH Sarabun New" w:hAnsi="TH Sarabun New" w:cs="TH Sarabun New"/>
        </w:rPr>
      </w:pPr>
      <w:r w:rsidRPr="002C4911">
        <w:rPr>
          <w:rFonts w:ascii="TH Sarabun New" w:eastAsia="TH SarabunPSK" w:hAnsi="TH Sarabun New" w:cs="TH Sarabun New"/>
          <w:sz w:val="32"/>
          <w:szCs w:val="32"/>
        </w:rPr>
        <w:t>Mozilla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. </w:t>
      </w:r>
      <w:r w:rsidRPr="002C4911">
        <w:rPr>
          <w:rFonts w:ascii="TH Sarabun New" w:eastAsia="TH SarabunPSK" w:hAnsi="TH Sarabun New" w:cs="TH Sarabun New"/>
          <w:b/>
          <w:sz w:val="32"/>
          <w:szCs w:val="32"/>
        </w:rPr>
        <w:t>Regular Expression</w:t>
      </w:r>
      <w:r w:rsidRPr="002C4911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.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 [ออนไลน์] เข้าถึงเมื่อ </w:t>
      </w:r>
      <w:r w:rsidRPr="002C4911">
        <w:rPr>
          <w:rFonts w:ascii="TH Sarabun New" w:eastAsia="TH SarabunPSK" w:hAnsi="TH Sarabun New" w:cs="TH Sarabun New"/>
          <w:sz w:val="32"/>
          <w:szCs w:val="32"/>
        </w:rPr>
        <w:t xml:space="preserve">8 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ตุลาคม 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2558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. เข้าถึงได้ทาง 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https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://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developer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mozilla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org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th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docs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Web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JavaScript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Guide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/ 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Regular_Expressions</w:t>
      </w:r>
    </w:p>
    <w:p w14:paraId="4900BA11" w14:textId="77777777" w:rsidR="0042735D" w:rsidRPr="002C4911" w:rsidRDefault="0042735D" w:rsidP="0042735D">
      <w:pPr>
        <w:ind w:left="1680" w:hanging="990"/>
        <w:rPr>
          <w:rFonts w:ascii="TH Sarabun New" w:hAnsi="TH Sarabun New" w:cs="TH Sarabun New"/>
        </w:rPr>
      </w:pPr>
      <w:r w:rsidRPr="002C4911">
        <w:rPr>
          <w:rFonts w:ascii="TH Sarabun New" w:eastAsia="TH SarabunPSK" w:hAnsi="TH Sarabun New" w:cs="TH Sarabun New"/>
          <w:sz w:val="32"/>
          <w:szCs w:val="32"/>
        </w:rPr>
        <w:t>Wikipedia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. </w:t>
      </w:r>
      <w:r w:rsidRPr="002C4911">
        <w:rPr>
          <w:rFonts w:ascii="TH Sarabun New" w:eastAsia="TH SarabunPSK" w:hAnsi="TH Sarabun New" w:cs="TH Sarabun New"/>
          <w:b/>
          <w:sz w:val="32"/>
          <w:szCs w:val="32"/>
        </w:rPr>
        <w:t>AIML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. [ออนไลน์] เข้าถึงเมื่อ </w:t>
      </w:r>
      <w:r w:rsidRPr="002C4911">
        <w:rPr>
          <w:rFonts w:ascii="TH Sarabun New" w:eastAsia="TH SarabunPSK" w:hAnsi="TH Sarabun New" w:cs="TH Sarabun New"/>
          <w:sz w:val="32"/>
          <w:szCs w:val="32"/>
        </w:rPr>
        <w:t xml:space="preserve">8 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ตุลาคม 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2558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. เข้าถึงได้ทาง 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https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://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en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wikipedia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org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wiki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AIML</w:t>
      </w:r>
    </w:p>
    <w:p w14:paraId="3BEF0188" w14:textId="77777777" w:rsidR="0042735D" w:rsidRPr="002C4911" w:rsidRDefault="0042735D" w:rsidP="0042735D">
      <w:pPr>
        <w:ind w:left="1680" w:hanging="990"/>
        <w:rPr>
          <w:rFonts w:ascii="TH Sarabun New" w:hAnsi="TH Sarabun New" w:cs="TH Sarabun New"/>
        </w:rPr>
      </w:pPr>
      <w:r w:rsidRPr="002C4911">
        <w:rPr>
          <w:rFonts w:ascii="TH Sarabun New" w:eastAsia="TH SarabunPSK" w:hAnsi="TH Sarabun New" w:cs="TH Sarabun New"/>
          <w:sz w:val="32"/>
          <w:szCs w:val="32"/>
        </w:rPr>
        <w:t>Wikipedia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. </w:t>
      </w:r>
      <w:r w:rsidRPr="002C4911">
        <w:rPr>
          <w:rFonts w:ascii="TH Sarabun New" w:eastAsia="TH SarabunPSK" w:hAnsi="TH Sarabun New" w:cs="TH Sarabun New"/>
          <w:b/>
          <w:sz w:val="32"/>
          <w:szCs w:val="32"/>
        </w:rPr>
        <w:t>Chatterbot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. [ออนไลน์] เข้าถึงเมื่อ </w:t>
      </w:r>
      <w:r w:rsidRPr="002C4911">
        <w:rPr>
          <w:rFonts w:ascii="TH Sarabun New" w:eastAsia="TH SarabunPSK" w:hAnsi="TH Sarabun New" w:cs="TH Sarabun New"/>
          <w:sz w:val="32"/>
          <w:szCs w:val="32"/>
        </w:rPr>
        <w:t xml:space="preserve">8 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ตุลาคม 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2558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. เข้าถึงได้ทาง 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https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://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en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wikipedia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org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wiki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Pr="002C4911">
        <w:rPr>
          <w:rFonts w:ascii="TH Sarabun New" w:eastAsia="TH SarabunPSK" w:hAnsi="TH Sarabun New" w:cs="TH Sarabun New"/>
          <w:sz w:val="32"/>
          <w:szCs w:val="32"/>
        </w:rPr>
        <w:t xml:space="preserve">Chatterbot </w:t>
      </w:r>
    </w:p>
    <w:p w14:paraId="287FE861" w14:textId="73A9A52C" w:rsidR="002C4911" w:rsidRDefault="0042735D" w:rsidP="0042735D">
      <w:pPr>
        <w:ind w:left="1680" w:hanging="990"/>
        <w:rPr>
          <w:rFonts w:ascii="TH Sarabun New" w:eastAsia="TH SarabunPSK" w:hAnsi="TH Sarabun New" w:cs="TH Sarabun New"/>
          <w:sz w:val="32"/>
          <w:szCs w:val="32"/>
        </w:rPr>
      </w:pPr>
      <w:r w:rsidRPr="002C4911">
        <w:rPr>
          <w:rFonts w:ascii="TH Sarabun New" w:eastAsia="TH SarabunPSK" w:hAnsi="TH Sarabun New" w:cs="TH Sarabun New"/>
          <w:sz w:val="32"/>
          <w:szCs w:val="32"/>
        </w:rPr>
        <w:t>Wikipedia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. </w:t>
      </w:r>
      <w:r w:rsidRPr="002C4911">
        <w:rPr>
          <w:rFonts w:ascii="TH Sarabun New" w:eastAsia="TH SarabunPSK" w:hAnsi="TH Sarabun New" w:cs="TH Sarabun New"/>
          <w:b/>
          <w:sz w:val="32"/>
          <w:szCs w:val="32"/>
        </w:rPr>
        <w:t>ELIZA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. [ออนไลน์] เข้าถึงเมื่อ </w:t>
      </w:r>
      <w:r w:rsidRPr="002C4911">
        <w:rPr>
          <w:rFonts w:ascii="TH Sarabun New" w:eastAsia="TH SarabunPSK" w:hAnsi="TH Sarabun New" w:cs="TH Sarabun New"/>
          <w:sz w:val="32"/>
          <w:szCs w:val="32"/>
        </w:rPr>
        <w:t xml:space="preserve">8 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ตุลาคม 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2558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. เข้าถึงได้ทาง </w:t>
      </w:r>
      <w:r w:rsidR="002C4911" w:rsidRPr="002C4911">
        <w:rPr>
          <w:rFonts w:ascii="TH Sarabun New" w:eastAsia="TH SarabunPSK" w:hAnsi="TH Sarabun New" w:cs="TH Sarabun New"/>
          <w:sz w:val="32"/>
          <w:szCs w:val="32"/>
        </w:rPr>
        <w:t>https</w:t>
      </w:r>
      <w:r w:rsidR="002C4911" w:rsidRPr="002C4911">
        <w:rPr>
          <w:rFonts w:ascii="TH Sarabun New" w:eastAsia="TH SarabunPSK" w:hAnsi="TH Sarabun New" w:cs="TH Sarabun New"/>
          <w:sz w:val="32"/>
          <w:szCs w:val="32"/>
          <w:cs/>
        </w:rPr>
        <w:t>://</w:t>
      </w:r>
      <w:r w:rsidR="002C4911" w:rsidRPr="002C4911">
        <w:rPr>
          <w:rFonts w:ascii="TH Sarabun New" w:eastAsia="TH SarabunPSK" w:hAnsi="TH Sarabun New" w:cs="TH Sarabun New"/>
          <w:sz w:val="32"/>
          <w:szCs w:val="32"/>
        </w:rPr>
        <w:t>en</w:t>
      </w:r>
      <w:r w:rsidR="002C4911" w:rsidRPr="002C4911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2C4911" w:rsidRPr="002C4911">
        <w:rPr>
          <w:rFonts w:ascii="TH Sarabun New" w:eastAsia="TH SarabunPSK" w:hAnsi="TH Sarabun New" w:cs="TH Sarabun New"/>
          <w:sz w:val="32"/>
          <w:szCs w:val="32"/>
        </w:rPr>
        <w:t>wikipedia</w:t>
      </w:r>
      <w:r w:rsidR="002C4911" w:rsidRPr="002C4911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2C4911" w:rsidRPr="002C4911">
        <w:rPr>
          <w:rFonts w:ascii="TH Sarabun New" w:eastAsia="TH SarabunPSK" w:hAnsi="TH Sarabun New" w:cs="TH Sarabun New"/>
          <w:sz w:val="32"/>
          <w:szCs w:val="32"/>
        </w:rPr>
        <w:t>org</w:t>
      </w:r>
      <w:r w:rsidR="002C4911" w:rsidRPr="002C4911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="002C4911" w:rsidRPr="002C4911">
        <w:rPr>
          <w:rFonts w:ascii="TH Sarabun New" w:eastAsia="TH SarabunPSK" w:hAnsi="TH Sarabun New" w:cs="TH Sarabun New"/>
          <w:sz w:val="32"/>
          <w:szCs w:val="32"/>
        </w:rPr>
        <w:t>wiki</w:t>
      </w:r>
      <w:r w:rsidR="002C4911" w:rsidRPr="002C4911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="002C4911" w:rsidRPr="002C4911">
        <w:rPr>
          <w:rFonts w:ascii="TH Sarabun New" w:eastAsia="TH SarabunPSK" w:hAnsi="TH Sarabun New" w:cs="TH Sarabun New"/>
          <w:sz w:val="32"/>
          <w:szCs w:val="32"/>
        </w:rPr>
        <w:t>ELIZA</w:t>
      </w:r>
    </w:p>
    <w:p w14:paraId="5B1A92B3" w14:textId="2D605C24" w:rsidR="0042735D" w:rsidRPr="002C4911" w:rsidRDefault="002C4911" w:rsidP="0042735D">
      <w:pPr>
        <w:ind w:left="1680" w:hanging="990"/>
        <w:rPr>
          <w:rFonts w:ascii="TH Sarabun New" w:hAnsi="TH Sarabun New" w:cs="TH Sarabun New"/>
        </w:rPr>
      </w:pPr>
      <w:r w:rsidRPr="002C4911">
        <w:rPr>
          <w:rFonts w:ascii="TH Sarabun New" w:eastAsia="TH SarabunPSK" w:hAnsi="TH Sarabun New" w:cs="TH Sarabun New"/>
          <w:sz w:val="32"/>
          <w:szCs w:val="32"/>
        </w:rPr>
        <w:t>Wikipedia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. </w:t>
      </w:r>
      <w:r w:rsidRPr="002C4911">
        <w:rPr>
          <w:rFonts w:ascii="TH Sarabun New" w:eastAsia="TH SarabunPSK" w:hAnsi="TH Sarabun New" w:cs="TH Sarabun New"/>
          <w:b/>
          <w:sz w:val="32"/>
          <w:szCs w:val="32"/>
        </w:rPr>
        <w:t>Shunting</w:t>
      </w:r>
      <w:r w:rsidRPr="002C4911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-</w:t>
      </w:r>
      <w:r w:rsidRPr="002C4911">
        <w:rPr>
          <w:rFonts w:ascii="TH Sarabun New" w:eastAsia="TH SarabunPSK" w:hAnsi="TH Sarabun New" w:cs="TH Sarabun New"/>
          <w:b/>
          <w:sz w:val="32"/>
          <w:szCs w:val="32"/>
        </w:rPr>
        <w:t>yard algorithm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. [ออนไลน์] เข้าถึงเมื่อ </w:t>
      </w:r>
      <w:r w:rsidRPr="002C4911">
        <w:rPr>
          <w:rFonts w:ascii="TH Sarabun New" w:eastAsia="TH SarabunPSK" w:hAnsi="TH Sarabun New" w:cs="TH Sarabun New"/>
          <w:sz w:val="32"/>
          <w:szCs w:val="32"/>
        </w:rPr>
        <w:t xml:space="preserve">8 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ตุลาคม 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2558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. เข้าถึงได้ทาง 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https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://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en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wikipedia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org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wiki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Shunting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-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yard_algorithm</w:t>
      </w:r>
    </w:p>
    <w:p w14:paraId="257AC421" w14:textId="77777777" w:rsidR="0042735D" w:rsidRPr="002C4911" w:rsidRDefault="0042735D" w:rsidP="0042735D">
      <w:pPr>
        <w:ind w:left="1680" w:hanging="990"/>
        <w:rPr>
          <w:rFonts w:ascii="TH Sarabun New" w:hAnsi="TH Sarabun New" w:cs="TH Sarabun New"/>
        </w:rPr>
      </w:pP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บุญเจริญ ศิริเนาวกุล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,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รศ.ดร. และพิพัฒน์ ศุภศิริสันต์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,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ผศ. (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2550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). </w:t>
      </w:r>
      <w:r w:rsidRPr="002C4911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โครงสร้างข้อมูลและอัลกอริทึม.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 กรุงเทพฯ: สำนักพิมพ์ท้อป</w:t>
      </w:r>
    </w:p>
    <w:p w14:paraId="352E5C68" w14:textId="77777777" w:rsidR="0042735D" w:rsidRPr="009906BD" w:rsidRDefault="0042735D" w:rsidP="00D07F9E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7572E2DB" w14:textId="32ACF762" w:rsidR="00543837" w:rsidRDefault="00543837" w:rsidP="00543837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9906BD">
        <w:rPr>
          <w:rFonts w:ascii="TH Sarabun New" w:hAnsi="TH Sarabun New" w:cs="TH Sarabun New"/>
          <w:b/>
          <w:bCs/>
          <w:sz w:val="36"/>
          <w:szCs w:val="36"/>
          <w:cs/>
        </w:rPr>
        <w:t>สถานที่ติดต่อของผู้พัฒนาและอาจารย์ที่ปรึกษา</w:t>
      </w:r>
    </w:p>
    <w:p w14:paraId="309B3083" w14:textId="581D00FC" w:rsidR="00834D2E" w:rsidRDefault="00834D2E" w:rsidP="00EA3C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นายภัคพล พงษ์ทวี</w:t>
      </w:r>
    </w:p>
    <w:p w14:paraId="6BBBA507" w14:textId="574E8D94" w:rsidR="00834D2E" w:rsidRDefault="00834D2E" w:rsidP="00EA3C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EA3C17">
        <w:rPr>
          <w:rFonts w:ascii="TH Sarabun New" w:hAnsi="TH Sarabun New" w:cs="TH Sarabun New" w:hint="cs"/>
          <w:sz w:val="32"/>
          <w:szCs w:val="32"/>
          <w:cs/>
        </w:rPr>
        <w:t>สถานที่ติดต่อ</w:t>
      </w:r>
      <w:r>
        <w:rPr>
          <w:rFonts w:ascii="TH Sarabun New" w:hAnsi="TH Sarabun New" w:cs="TH Sarabun New"/>
          <w:sz w:val="32"/>
          <w:szCs w:val="32"/>
          <w:cs/>
        </w:rPr>
        <w:t>: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70</w:t>
      </w:r>
      <w:r>
        <w:rPr>
          <w:rFonts w:ascii="TH Sarabun New" w:hAnsi="TH Sarabun New" w:cs="TH Sarabun New"/>
          <w:sz w:val="32"/>
          <w:szCs w:val="32"/>
          <w:cs/>
        </w:rPr>
        <w:t>/</w:t>
      </w:r>
      <w:r>
        <w:rPr>
          <w:rFonts w:ascii="TH Sarabun New" w:hAnsi="TH Sarabun New" w:cs="TH Sarabun New"/>
          <w:sz w:val="32"/>
          <w:szCs w:val="32"/>
        </w:rPr>
        <w:t xml:space="preserve">111 </w:t>
      </w:r>
      <w:r>
        <w:rPr>
          <w:rFonts w:ascii="TH Sarabun New" w:hAnsi="TH Sarabun New" w:cs="TH Sarabun New" w:hint="cs"/>
          <w:sz w:val="32"/>
          <w:szCs w:val="32"/>
          <w:cs/>
        </w:rPr>
        <w:t>หมู่</w:t>
      </w:r>
      <w:r>
        <w:rPr>
          <w:rFonts w:ascii="TH Sarabun New" w:hAnsi="TH Sarabun New" w:cs="TH Sarabun New"/>
          <w:sz w:val="32"/>
          <w:szCs w:val="32"/>
        </w:rPr>
        <w:t xml:space="preserve"> 5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ตำบลอ่างทอง อำเภอเมือง จังหวัดราชบุรี </w:t>
      </w:r>
      <w:r>
        <w:rPr>
          <w:rFonts w:ascii="TH Sarabun New" w:hAnsi="TH Sarabun New" w:cs="TH Sarabun New"/>
          <w:sz w:val="32"/>
          <w:szCs w:val="32"/>
        </w:rPr>
        <w:t>70000</w:t>
      </w:r>
    </w:p>
    <w:p w14:paraId="7EA3DBCC" w14:textId="519D03BF" w:rsidR="00834D2E" w:rsidRDefault="00834D2E" w:rsidP="00EA3C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โทรศัพท์มือถือ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/>
          <w:sz w:val="32"/>
          <w:szCs w:val="32"/>
        </w:rPr>
        <w:t>080</w:t>
      </w:r>
      <w:r>
        <w:rPr>
          <w:rFonts w:ascii="TH Sarabun New" w:hAnsi="TH Sarabun New" w:cs="TH Sarabun New"/>
          <w:sz w:val="32"/>
          <w:szCs w:val="32"/>
          <w:cs/>
        </w:rPr>
        <w:t>-</w:t>
      </w:r>
      <w:r>
        <w:rPr>
          <w:rFonts w:ascii="TH Sarabun New" w:hAnsi="TH Sarabun New" w:cs="TH Sarabun New"/>
          <w:sz w:val="32"/>
          <w:szCs w:val="32"/>
        </w:rPr>
        <w:t>5797336</w:t>
      </w:r>
    </w:p>
    <w:p w14:paraId="0FA59DCB" w14:textId="5DCE92DE" w:rsidR="00834D2E" w:rsidRDefault="00834D2E" w:rsidP="00EA3C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อีเมล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hyperlink r:id="rId13" w:history="1">
        <w:r w:rsidR="00EA3C17" w:rsidRPr="000152EB">
          <w:rPr>
            <w:rStyle w:val="Hyperlink"/>
            <w:rFonts w:ascii="TH Sarabun New" w:hAnsi="TH Sarabun New" w:cs="TH Sarabun New"/>
            <w:sz w:val="32"/>
            <w:szCs w:val="32"/>
          </w:rPr>
          <w:t>phongthawee_p@silpakorn</w:t>
        </w:r>
        <w:r w:rsidR="00EA3C17" w:rsidRPr="000152EB">
          <w:rPr>
            <w:rStyle w:val="Hyperlink"/>
            <w:rFonts w:ascii="TH Sarabun New" w:hAnsi="TH Sarabun New" w:cs="TH Sarabun New"/>
            <w:sz w:val="32"/>
            <w:szCs w:val="32"/>
            <w:cs/>
          </w:rPr>
          <w:t>.</w:t>
        </w:r>
        <w:r w:rsidR="00EA3C17" w:rsidRPr="000152EB">
          <w:rPr>
            <w:rStyle w:val="Hyperlink"/>
            <w:rFonts w:ascii="TH Sarabun New" w:hAnsi="TH Sarabun New" w:cs="TH Sarabun New"/>
            <w:sz w:val="32"/>
            <w:szCs w:val="32"/>
          </w:rPr>
          <w:t>edu</w:t>
        </w:r>
      </w:hyperlink>
    </w:p>
    <w:p w14:paraId="093DBB49" w14:textId="54DF8616" w:rsidR="00EA3C17" w:rsidRDefault="00EA3C17" w:rsidP="00EA3C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อาจารย์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906BD">
        <w:rPr>
          <w:rFonts w:ascii="TH Sarabun New" w:hAnsi="TH Sarabun New" w:cs="TH Sarabun New"/>
          <w:sz w:val="32"/>
          <w:szCs w:val="32"/>
          <w:cs/>
        </w:rPr>
        <w:t>ดร.ทัศนวรรณ ศูนย์กลาง</w:t>
      </w:r>
    </w:p>
    <w:p w14:paraId="1E27D28F" w14:textId="0766F5D5" w:rsidR="00EA3C17" w:rsidRPr="00A54A37" w:rsidRDefault="00EA3C17" w:rsidP="00A54A37">
      <w:pPr>
        <w:spacing w:after="0" w:line="240" w:lineRule="auto"/>
        <w:ind w:left="1985" w:hanging="126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สถานที่ติดต่อ</w:t>
      </w:r>
      <w:r>
        <w:rPr>
          <w:rFonts w:ascii="TH Sarabun New" w:hAnsi="TH Sarabun New" w:cs="TH Sarabun New"/>
          <w:sz w:val="32"/>
          <w:szCs w:val="32"/>
          <w:cs/>
        </w:rPr>
        <w:t>:</w:t>
      </w:r>
      <w:r w:rsidR="00A54A3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54A37" w:rsidRPr="00A54A37">
        <w:rPr>
          <w:rFonts w:ascii="TH Sarabun New" w:hAnsi="TH Sarabun New" w:cs="TH Sarabun New"/>
          <w:sz w:val="32"/>
          <w:szCs w:val="32"/>
          <w:cs/>
        </w:rPr>
        <w:t>วิทย์</w:t>
      </w:r>
      <w:r w:rsidR="00A54A37" w:rsidRPr="00A54A37">
        <w:rPr>
          <w:rFonts w:ascii="TH Sarabun New" w:hAnsi="TH Sarabun New" w:cs="TH Sarabun New"/>
          <w:sz w:val="32"/>
          <w:szCs w:val="32"/>
        </w:rPr>
        <w:t xml:space="preserve">1 </w:t>
      </w:r>
      <w:r w:rsidR="00A54A37" w:rsidRPr="00A54A37">
        <w:rPr>
          <w:rFonts w:ascii="TH Sarabun New" w:hAnsi="TH Sarabun New" w:cs="TH Sarabun New"/>
          <w:sz w:val="32"/>
          <w:szCs w:val="32"/>
          <w:cs/>
        </w:rPr>
        <w:t>ชั</w:t>
      </w:r>
      <w:r w:rsidR="00A54A37">
        <w:rPr>
          <w:rFonts w:ascii="TH Sarabun New" w:hAnsi="TH Sarabun New" w:cs="TH Sarabun New" w:hint="cs"/>
          <w:sz w:val="32"/>
          <w:szCs w:val="32"/>
          <w:cs/>
        </w:rPr>
        <w:t>้</w:t>
      </w:r>
      <w:r w:rsidR="00A54A37" w:rsidRPr="00A54A37">
        <w:rPr>
          <w:rFonts w:ascii="TH Sarabun New" w:hAnsi="TH Sarabun New" w:cs="TH Sarabun New"/>
          <w:sz w:val="32"/>
          <w:szCs w:val="32"/>
          <w:cs/>
        </w:rPr>
        <w:t>น</w:t>
      </w:r>
      <w:r w:rsidR="00A54A37" w:rsidRPr="00A54A37">
        <w:rPr>
          <w:rFonts w:ascii="TH Sarabun New" w:hAnsi="TH Sarabun New" w:cs="TH Sarabun New"/>
          <w:sz w:val="32"/>
          <w:szCs w:val="32"/>
        </w:rPr>
        <w:t xml:space="preserve">6 </w:t>
      </w:r>
      <w:r w:rsidR="00A54A37" w:rsidRPr="00A54A37">
        <w:rPr>
          <w:rFonts w:ascii="TH Sarabun New" w:hAnsi="TH Sarabun New" w:cs="TH Sarabun New"/>
          <w:sz w:val="32"/>
          <w:szCs w:val="32"/>
          <w:cs/>
        </w:rPr>
        <w:t>เลขที</w:t>
      </w:r>
      <w:r w:rsidR="00A54A37">
        <w:rPr>
          <w:rFonts w:ascii="TH Sarabun New" w:hAnsi="TH Sarabun New" w:cs="TH Sarabun New" w:hint="cs"/>
          <w:sz w:val="32"/>
          <w:szCs w:val="32"/>
          <w:cs/>
        </w:rPr>
        <w:t>่</w:t>
      </w:r>
      <w:r w:rsidR="00A54A37" w:rsidRPr="00A54A37">
        <w:rPr>
          <w:rFonts w:ascii="TH Sarabun New" w:hAnsi="TH Sarabun New" w:cs="TH Sarabun New"/>
          <w:sz w:val="32"/>
          <w:szCs w:val="32"/>
        </w:rPr>
        <w:t xml:space="preserve">6 </w:t>
      </w:r>
      <w:r w:rsidR="00A54A37">
        <w:rPr>
          <w:rFonts w:ascii="TH Sarabun New" w:hAnsi="TH Sarabun New" w:cs="TH Sarabun New"/>
          <w:sz w:val="32"/>
          <w:szCs w:val="32"/>
          <w:cs/>
        </w:rPr>
        <w:t>ถนนราชมรรคาใน ตำบลพระปฐมเจดีย์ อำเภอ</w:t>
      </w:r>
      <w:r w:rsidR="00A54A37" w:rsidRPr="00A54A37">
        <w:rPr>
          <w:rFonts w:ascii="TH Sarabun New" w:hAnsi="TH Sarabun New" w:cs="TH Sarabun New"/>
          <w:sz w:val="32"/>
          <w:szCs w:val="32"/>
          <w:cs/>
        </w:rPr>
        <w:t>เมืองนครปฐม</w:t>
      </w:r>
      <w:r w:rsidR="00A54A3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54A37">
        <w:rPr>
          <w:rFonts w:ascii="TH Sarabun New" w:hAnsi="TH Sarabun New" w:cs="TH Sarabun New"/>
          <w:sz w:val="32"/>
          <w:szCs w:val="32"/>
          <w:cs/>
        </w:rPr>
        <w:t>จังหวัด</w:t>
      </w:r>
      <w:r w:rsidR="00A54A37" w:rsidRPr="00A54A37">
        <w:rPr>
          <w:rFonts w:ascii="TH Sarabun New" w:hAnsi="TH Sarabun New" w:cs="TH Sarabun New"/>
          <w:sz w:val="32"/>
          <w:szCs w:val="32"/>
          <w:cs/>
        </w:rPr>
        <w:t xml:space="preserve">นครปฐม </w:t>
      </w:r>
      <w:r w:rsidR="00A54A37" w:rsidRPr="00A54A37">
        <w:rPr>
          <w:rFonts w:ascii="TH Sarabun New" w:hAnsi="TH Sarabun New" w:cs="TH Sarabun New"/>
          <w:sz w:val="32"/>
          <w:szCs w:val="32"/>
        </w:rPr>
        <w:t>73000</w:t>
      </w:r>
    </w:p>
    <w:p w14:paraId="278A3079" w14:textId="1ECF1E45" w:rsidR="005B3110" w:rsidRDefault="005B3110" w:rsidP="005B3110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โทรศัพท์มือถือ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="00A54A37">
        <w:rPr>
          <w:rFonts w:ascii="TH SarabunPSK" w:eastAsia="TH SarabunPSK" w:hAnsi="TH SarabunPSK" w:cs="TH SarabunPSK"/>
          <w:sz w:val="28"/>
          <w:highlight w:val="white"/>
        </w:rPr>
        <w:t>081</w:t>
      </w:r>
      <w:r w:rsidR="00A54A37">
        <w:rPr>
          <w:rFonts w:ascii="TH SarabunPSK" w:eastAsia="TH SarabunPSK" w:hAnsi="TH SarabunPSK" w:cs="TH SarabunPSK"/>
          <w:sz w:val="28"/>
          <w:highlight w:val="white"/>
          <w:cs/>
        </w:rPr>
        <w:t>-</w:t>
      </w:r>
      <w:r w:rsidR="00A54A37">
        <w:rPr>
          <w:rFonts w:ascii="TH SarabunPSK" w:eastAsia="TH SarabunPSK" w:hAnsi="TH SarabunPSK" w:cs="TH SarabunPSK"/>
          <w:sz w:val="28"/>
          <w:highlight w:val="white"/>
        </w:rPr>
        <w:t>8556062</w:t>
      </w:r>
    </w:p>
    <w:p w14:paraId="7B726A5E" w14:textId="430CCA0C" w:rsidR="005B3110" w:rsidRDefault="005B3110" w:rsidP="005B311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อีเมล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="00A54A37">
        <w:rPr>
          <w:rFonts w:ascii="TH SarabunPSK" w:eastAsia="TH SarabunPSK" w:hAnsi="TH SarabunPSK" w:cs="TH SarabunPSK"/>
          <w:sz w:val="28"/>
          <w:highlight w:val="white"/>
        </w:rPr>
        <w:t>tasanawa@su</w:t>
      </w:r>
      <w:r w:rsidR="00A54A37">
        <w:rPr>
          <w:rFonts w:ascii="TH SarabunPSK" w:eastAsia="TH SarabunPSK" w:hAnsi="TH SarabunPSK" w:cs="TH SarabunPSK"/>
          <w:sz w:val="28"/>
          <w:highlight w:val="white"/>
          <w:cs/>
        </w:rPr>
        <w:t>.</w:t>
      </w:r>
      <w:r w:rsidR="00A54A37">
        <w:rPr>
          <w:rFonts w:ascii="TH SarabunPSK" w:eastAsia="TH SarabunPSK" w:hAnsi="TH SarabunPSK" w:cs="TH SarabunPSK"/>
          <w:sz w:val="28"/>
          <w:highlight w:val="white"/>
        </w:rPr>
        <w:t>ac</w:t>
      </w:r>
      <w:r w:rsidR="00A54A37">
        <w:rPr>
          <w:rFonts w:ascii="TH SarabunPSK" w:eastAsia="TH SarabunPSK" w:hAnsi="TH SarabunPSK" w:cs="TH SarabunPSK"/>
          <w:sz w:val="28"/>
          <w:highlight w:val="white"/>
          <w:cs/>
        </w:rPr>
        <w:t>.</w:t>
      </w:r>
      <w:r w:rsidR="00A54A37">
        <w:rPr>
          <w:rFonts w:ascii="TH SarabunPSK" w:eastAsia="TH SarabunPSK" w:hAnsi="TH SarabunPSK" w:cs="TH SarabunPSK"/>
          <w:sz w:val="28"/>
          <w:highlight w:val="white"/>
        </w:rPr>
        <w:t>th</w:t>
      </w:r>
    </w:p>
    <w:p w14:paraId="2EDE770E" w14:textId="5040A1C6" w:rsidR="005B3110" w:rsidRDefault="005B3110" w:rsidP="00EA3C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A8AFE92" w14:textId="2155187C" w:rsidR="00211D02" w:rsidRDefault="00211D02" w:rsidP="00EA3C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89900AC" w14:textId="00BBA619" w:rsidR="00211D02" w:rsidRDefault="00211D02" w:rsidP="00EA3C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9DFB7DE" w14:textId="569D8E9F" w:rsidR="00211D02" w:rsidRDefault="00211D02" w:rsidP="00EA3C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575604C" w14:textId="32FC2B16" w:rsidR="00211D02" w:rsidRDefault="00211D02" w:rsidP="00EA3C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F0DBEFD" w14:textId="1D64BB24" w:rsidR="00211D02" w:rsidRDefault="00211D02" w:rsidP="00EA3C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C6C15A4" w14:textId="19870BF2" w:rsidR="00211D02" w:rsidRDefault="00211D02" w:rsidP="00EA3C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CE214CF" w14:textId="3845377F" w:rsidR="00211D02" w:rsidRDefault="00211D02" w:rsidP="00EA3C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26EC4FF" w14:textId="7E885DDF" w:rsidR="00211D02" w:rsidRDefault="00211D02" w:rsidP="00EA3C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0864226" w14:textId="49A49BAC" w:rsidR="00211D02" w:rsidRDefault="00211D02" w:rsidP="00EA3C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74B8311" w14:textId="3DD1C30F" w:rsidR="00211D02" w:rsidRDefault="00211D02" w:rsidP="00EA3C17">
      <w:pPr>
        <w:spacing w:after="0" w:line="240" w:lineRule="auto"/>
        <w:rPr>
          <w:rFonts w:ascii="TH Sarabun New" w:hAnsi="TH Sarabun New" w:cs="TH Sarabun New"/>
          <w:sz w:val="144"/>
          <w:szCs w:val="144"/>
        </w:rPr>
      </w:pPr>
    </w:p>
    <w:p w14:paraId="3334DE28" w14:textId="29DFE6A8" w:rsidR="00211D02" w:rsidRDefault="00211D02" w:rsidP="00211D02">
      <w:pPr>
        <w:spacing w:after="0" w:line="240" w:lineRule="auto"/>
        <w:jc w:val="center"/>
        <w:rPr>
          <w:rFonts w:ascii="TH Sarabun New" w:hAnsi="TH Sarabun New" w:cs="TH Sarabun New"/>
          <w:sz w:val="144"/>
          <w:szCs w:val="144"/>
        </w:rPr>
      </w:pPr>
      <w:r>
        <w:rPr>
          <w:rFonts w:ascii="TH Sarabun New" w:hAnsi="TH Sarabun New" w:cs="TH Sarabun New" w:hint="cs"/>
          <w:sz w:val="144"/>
          <w:szCs w:val="144"/>
          <w:cs/>
        </w:rPr>
        <w:t>ภาคผนวก</w:t>
      </w:r>
    </w:p>
    <w:p w14:paraId="0DA08B0F" w14:textId="630371A0" w:rsidR="00211D02" w:rsidRDefault="00211D02" w:rsidP="00211D02">
      <w:pPr>
        <w:spacing w:after="0" w:line="240" w:lineRule="auto"/>
        <w:jc w:val="center"/>
        <w:rPr>
          <w:rFonts w:ascii="TH Sarabun New" w:hAnsi="TH Sarabun New" w:cs="TH Sarabun New"/>
          <w:sz w:val="144"/>
          <w:szCs w:val="144"/>
        </w:rPr>
      </w:pPr>
    </w:p>
    <w:p w14:paraId="162AE34A" w14:textId="065E5166" w:rsidR="00211D02" w:rsidRDefault="00211D02" w:rsidP="00211D02">
      <w:pPr>
        <w:spacing w:after="0" w:line="240" w:lineRule="auto"/>
        <w:jc w:val="center"/>
        <w:rPr>
          <w:rFonts w:ascii="TH Sarabun New" w:hAnsi="TH Sarabun New" w:cs="TH Sarabun New"/>
          <w:sz w:val="144"/>
          <w:szCs w:val="144"/>
        </w:rPr>
      </w:pPr>
    </w:p>
    <w:p w14:paraId="6B655C6A" w14:textId="2A974EB6" w:rsidR="00211D02" w:rsidRDefault="00211D02" w:rsidP="00211D02">
      <w:pPr>
        <w:spacing w:after="0" w:line="240" w:lineRule="auto"/>
        <w:jc w:val="center"/>
        <w:rPr>
          <w:rFonts w:ascii="TH Sarabun New" w:hAnsi="TH Sarabun New" w:cs="TH Sarabun New"/>
          <w:sz w:val="144"/>
          <w:szCs w:val="144"/>
        </w:rPr>
      </w:pPr>
    </w:p>
    <w:p w14:paraId="09B36DDE" w14:textId="5A1F21E2" w:rsidR="00211D02" w:rsidRDefault="00211D02" w:rsidP="00211D02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211D02">
        <w:rPr>
          <w:rFonts w:ascii="TH Sarabun New" w:hAnsi="TH Sarabun New" w:cs="TH Sarabun New" w:hint="cs"/>
          <w:b/>
          <w:bCs/>
          <w:sz w:val="44"/>
          <w:szCs w:val="44"/>
          <w:cs/>
        </w:rPr>
        <w:lastRenderedPageBreak/>
        <w:t>คู่มือการติดตั้งอย่างละเอียด</w:t>
      </w:r>
    </w:p>
    <w:p w14:paraId="71C2345A" w14:textId="14BF4DD5" w:rsidR="00B3652E" w:rsidRDefault="00B3652E" w:rsidP="00874393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</w:t>
      </w:r>
      <w:r w:rsidR="00CB4573">
        <w:rPr>
          <w:rFonts w:ascii="TH Sarabun New" w:hAnsi="TH Sarabun New" w:cs="TH Sarabun New" w:hint="cs"/>
          <w:b/>
          <w:bCs/>
          <w:sz w:val="32"/>
          <w:szCs w:val="32"/>
          <w:cs/>
        </w:rPr>
        <w:t>รดาวน์โหลด</w:t>
      </w:r>
    </w:p>
    <w:p w14:paraId="475F3031" w14:textId="46A74A78" w:rsidR="00B3652E" w:rsidRDefault="00B3652E" w:rsidP="00874393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ท่านสามารถติดตั้งตัวแปลภาษาไอรินเพื่อใช้กับโปรแกรมของท่านได้โดยการติดตั้งได้ผ่านทาง </w:t>
      </w:r>
      <w:r w:rsidR="00076562">
        <w:rPr>
          <w:rFonts w:ascii="TH Sarabun New" w:hAnsi="TH Sarabun New" w:cs="TH Sarabun New"/>
          <w:sz w:val="32"/>
          <w:szCs w:val="32"/>
        </w:rPr>
        <w:t>npm,b</w:t>
      </w:r>
      <w:r>
        <w:rPr>
          <w:rFonts w:ascii="TH Sarabun New" w:hAnsi="TH Sarabun New" w:cs="TH Sarabun New"/>
          <w:sz w:val="32"/>
          <w:szCs w:val="32"/>
        </w:rPr>
        <w:t xml:space="preserve">ower </w:t>
      </w:r>
      <w:r>
        <w:rPr>
          <w:rFonts w:ascii="TH Sarabun New" w:hAnsi="TH Sarabun New" w:cs="TH Sarabun New" w:hint="cs"/>
          <w:sz w:val="32"/>
          <w:szCs w:val="32"/>
          <w:cs/>
        </w:rPr>
        <w:t>หรือสามารถติดตั้งผ่านการดาวน์โหลดไฟล์ที่ถูกแปลงเป็นจาวาสคริปและลดขนาดแล้วได้</w:t>
      </w:r>
    </w:p>
    <w:p w14:paraId="2F6ED9C2" w14:textId="3B64E73F" w:rsidR="00B3652E" w:rsidRPr="00CB4573" w:rsidRDefault="00B3652E" w:rsidP="00874393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B3652E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การติดตั้งผ่าน </w:t>
      </w:r>
      <w:r w:rsidR="00076562">
        <w:rPr>
          <w:rFonts w:ascii="TH Sarabun New" w:hAnsi="TH Sarabun New" w:cs="TH Sarabun New"/>
          <w:b/>
          <w:bCs/>
          <w:sz w:val="32"/>
          <w:szCs w:val="32"/>
        </w:rPr>
        <w:t>npm</w:t>
      </w:r>
    </w:p>
    <w:p w14:paraId="42CB533D" w14:textId="3AE0F5BC" w:rsidR="00B3652E" w:rsidRDefault="00B3652E" w:rsidP="00874393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076562">
        <w:rPr>
          <w:rFonts w:ascii="TH Sarabun New" w:hAnsi="TH Sarabun New" w:cs="TH Sarabun New" w:hint="cs"/>
          <w:sz w:val="32"/>
          <w:szCs w:val="32"/>
          <w:cs/>
        </w:rPr>
        <w:t xml:space="preserve">หากท่านใช้งาน </w:t>
      </w:r>
      <w:r w:rsidR="00076562">
        <w:rPr>
          <w:rFonts w:ascii="TH Sarabun New" w:hAnsi="TH Sarabun New" w:cs="TH Sarabun New"/>
          <w:sz w:val="32"/>
          <w:szCs w:val="32"/>
        </w:rPr>
        <w:t>npm</w:t>
      </w:r>
      <w:r w:rsidR="00076562">
        <w:rPr>
          <w:rFonts w:ascii="TH Sarabun New" w:hAnsi="TH Sarabun New" w:cs="TH Sarabun New" w:hint="cs"/>
          <w:sz w:val="32"/>
          <w:szCs w:val="32"/>
          <w:cs/>
        </w:rPr>
        <w:t xml:space="preserve"> ท่านสามารถติดตั้งตัวแปลภาษาไอรินได้โดยการใช้งานคำสั่ง </w:t>
      </w:r>
      <w:r w:rsidR="00433C1F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npm install irin</w:t>
      </w:r>
      <w:r>
        <w:rPr>
          <w:rFonts w:ascii="TH Sarabun New" w:hAnsi="TH Sarabun New" w:cs="TH Sarabun New"/>
          <w:sz w:val="32"/>
          <w:szCs w:val="32"/>
          <w:cs/>
        </w:rPr>
        <w:t>-</w:t>
      </w:r>
      <w:r>
        <w:rPr>
          <w:rFonts w:ascii="TH Sarabun New" w:hAnsi="TH Sarabun New" w:cs="TH Sarabun New"/>
          <w:sz w:val="32"/>
          <w:szCs w:val="32"/>
        </w:rPr>
        <w:t>lang</w:t>
      </w:r>
    </w:p>
    <w:p w14:paraId="57340C46" w14:textId="77777777" w:rsidR="00D3236E" w:rsidRDefault="004E6E57" w:rsidP="00874393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25E1123" wp14:editId="5B53E2E7">
            <wp:extent cx="4547235" cy="1161571"/>
            <wp:effectExtent l="0" t="0" r="571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801" cy="116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81045" w14:textId="5F338DF5" w:rsidR="004523D8" w:rsidRPr="004523D8" w:rsidRDefault="004523D8" w:rsidP="00874393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เมื่อการติดตั้งเสร</w:t>
      </w:r>
      <w:r w:rsidR="00856BED">
        <w:rPr>
          <w:rFonts w:ascii="TH Sarabun New" w:hAnsi="TH Sarabun New" w:cs="TH Sarabun New" w:hint="cs"/>
          <w:sz w:val="32"/>
          <w:szCs w:val="32"/>
          <w:cs/>
        </w:rPr>
        <w:t>็จสมบูรณ์จะปรากฏ</w:t>
      </w:r>
      <w:r>
        <w:rPr>
          <w:rFonts w:ascii="TH Sarabun New" w:hAnsi="TH Sarabun New" w:cs="TH Sarabun New" w:hint="cs"/>
          <w:sz w:val="32"/>
          <w:szCs w:val="32"/>
          <w:cs/>
        </w:rPr>
        <w:t>ข้อความดังภาพ</w:t>
      </w:r>
    </w:p>
    <w:p w14:paraId="2EE5CBC4" w14:textId="10F9054F" w:rsidR="004E6E57" w:rsidRDefault="004E6E57" w:rsidP="00874393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2396933" wp14:editId="707C604C">
            <wp:extent cx="4552950" cy="16287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924" cy="163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29A2D" w14:textId="4790093F" w:rsidR="004E6E57" w:rsidRDefault="00D3236E" w:rsidP="00874393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จะปรา</w:t>
      </w:r>
      <w:r w:rsidR="007E3391">
        <w:rPr>
          <w:rFonts w:ascii="TH Sarabun New" w:hAnsi="TH Sarabun New" w:cs="TH Sarabun New" w:hint="cs"/>
          <w:sz w:val="32"/>
          <w:szCs w:val="32"/>
          <w:cs/>
        </w:rPr>
        <w:t xml:space="preserve">กฏไฟล์ขึ้นมาที่ </w:t>
      </w:r>
      <w:r>
        <w:rPr>
          <w:rFonts w:ascii="TH Sarabun New" w:hAnsi="TH Sarabun New" w:cs="TH Sarabun New" w:hint="cs"/>
          <w:sz w:val="32"/>
          <w:szCs w:val="32"/>
          <w:cs/>
        </w:rPr>
        <w:t>โฟลเดอร์</w:t>
      </w:r>
      <w:r>
        <w:rPr>
          <w:rFonts w:ascii="TH Sarabun New" w:hAnsi="TH Sarabun New" w:cs="TH Sarabun New"/>
          <w:sz w:val="32"/>
          <w:szCs w:val="32"/>
          <w:cs/>
        </w:rPr>
        <w:t>/</w:t>
      </w:r>
      <w:r>
        <w:rPr>
          <w:rFonts w:ascii="TH Sarabun New" w:hAnsi="TH Sarabun New" w:cs="TH Sarabun New"/>
          <w:sz w:val="32"/>
          <w:szCs w:val="32"/>
        </w:rPr>
        <w:t>node_modules</w:t>
      </w:r>
      <w:r>
        <w:rPr>
          <w:rFonts w:ascii="TH Sarabun New" w:hAnsi="TH Sarabun New" w:cs="TH Sarabun New"/>
          <w:sz w:val="32"/>
          <w:szCs w:val="32"/>
          <w:cs/>
        </w:rPr>
        <w:t>/</w:t>
      </w:r>
      <w:r>
        <w:rPr>
          <w:rFonts w:ascii="TH Sarabun New" w:hAnsi="TH Sarabun New" w:cs="TH Sarabun New"/>
          <w:sz w:val="32"/>
          <w:szCs w:val="32"/>
        </w:rPr>
        <w:t>irin</w:t>
      </w:r>
      <w:r>
        <w:rPr>
          <w:rFonts w:ascii="TH Sarabun New" w:hAnsi="TH Sarabun New" w:cs="TH Sarabun New"/>
          <w:sz w:val="32"/>
          <w:szCs w:val="32"/>
          <w:cs/>
        </w:rPr>
        <w:t>-</w:t>
      </w:r>
      <w:r>
        <w:rPr>
          <w:rFonts w:ascii="TH Sarabun New" w:hAnsi="TH Sarabun New" w:cs="TH Sarabun New"/>
          <w:sz w:val="32"/>
          <w:szCs w:val="32"/>
        </w:rPr>
        <w:t>lang</w:t>
      </w:r>
    </w:p>
    <w:p w14:paraId="1B13C654" w14:textId="132E034F" w:rsidR="00B3652E" w:rsidRDefault="00B3652E" w:rsidP="00874393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การติดตั้งผ่าน</w:t>
      </w:r>
      <w:r w:rsidR="00561A38">
        <w:rPr>
          <w:rFonts w:ascii="TH Sarabun New" w:hAnsi="TH Sarabun New" w:cs="TH Sarabun New"/>
          <w:b/>
          <w:bCs/>
          <w:sz w:val="32"/>
          <w:szCs w:val="32"/>
        </w:rPr>
        <w:t xml:space="preserve"> bower</w:t>
      </w:r>
    </w:p>
    <w:p w14:paraId="16ADFD6D" w14:textId="2B9218EC" w:rsidR="00D3236E" w:rsidRDefault="00B3652E" w:rsidP="00874393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D3236E">
        <w:rPr>
          <w:rFonts w:ascii="TH Sarabun New" w:hAnsi="TH Sarabun New" w:cs="TH Sarabun New" w:hint="cs"/>
          <w:sz w:val="32"/>
          <w:szCs w:val="32"/>
          <w:cs/>
        </w:rPr>
        <w:t xml:space="preserve">หากท่านใช้งาน </w:t>
      </w:r>
      <w:r w:rsidR="00D3236E">
        <w:rPr>
          <w:rFonts w:ascii="TH Sarabun New" w:hAnsi="TH Sarabun New" w:cs="TH Sarabun New"/>
          <w:sz w:val="32"/>
          <w:szCs w:val="32"/>
        </w:rPr>
        <w:t xml:space="preserve">bower </w:t>
      </w:r>
      <w:r w:rsidR="00D3236E">
        <w:rPr>
          <w:rFonts w:ascii="TH Sarabun New" w:hAnsi="TH Sarabun New" w:cs="TH Sarabun New" w:hint="cs"/>
          <w:sz w:val="32"/>
          <w:szCs w:val="32"/>
          <w:cs/>
        </w:rPr>
        <w:t xml:space="preserve">ท่านสามารถติดตั้งตัวแปลภาษาไอรินได้โดยการใช้งานคำสั่ง </w:t>
      </w:r>
      <w:r w:rsidR="00D3236E">
        <w:rPr>
          <w:rFonts w:ascii="TH Sarabun New" w:hAnsi="TH Sarabun New" w:cs="TH Sarabun New"/>
          <w:sz w:val="32"/>
          <w:szCs w:val="32"/>
          <w:cs/>
        </w:rPr>
        <w:tab/>
      </w:r>
      <w:r w:rsidR="00D3236E">
        <w:rPr>
          <w:rFonts w:ascii="TH Sarabun New" w:hAnsi="TH Sarabun New" w:cs="TH Sarabun New"/>
          <w:sz w:val="32"/>
          <w:szCs w:val="32"/>
        </w:rPr>
        <w:t>bower install irin</w:t>
      </w:r>
      <w:r w:rsidR="00D3236E">
        <w:rPr>
          <w:rFonts w:ascii="TH Sarabun New" w:hAnsi="TH Sarabun New" w:cs="TH Sarabun New"/>
          <w:sz w:val="32"/>
          <w:szCs w:val="32"/>
          <w:cs/>
        </w:rPr>
        <w:t>-</w:t>
      </w:r>
      <w:r w:rsidR="00D3236E">
        <w:rPr>
          <w:rFonts w:ascii="TH Sarabun New" w:hAnsi="TH Sarabun New" w:cs="TH Sarabun New"/>
          <w:sz w:val="32"/>
          <w:szCs w:val="32"/>
        </w:rPr>
        <w:t>lang</w:t>
      </w:r>
    </w:p>
    <w:p w14:paraId="29BD9C32" w14:textId="2445BF0F" w:rsidR="00B3652E" w:rsidRDefault="00856BED" w:rsidP="00874393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4F430A9" wp14:editId="66BF1AED">
            <wp:extent cx="4280852" cy="1246505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561" cy="127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5128F" w14:textId="49BB0E34" w:rsidR="003F160E" w:rsidRDefault="003F160E" w:rsidP="00874393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เมื่อการติดตั้งเสร็จสมบูรณ์จะปรากฏข้อความดังภาพ</w:t>
      </w:r>
    </w:p>
    <w:p w14:paraId="281CAFCB" w14:textId="399952FD" w:rsidR="003F160E" w:rsidRPr="004523D8" w:rsidRDefault="003F160E" w:rsidP="00874393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1BD806DB" wp14:editId="6660E801">
            <wp:extent cx="4945072" cy="232854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072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F6AE8" w14:textId="2BEA757B" w:rsidR="003F160E" w:rsidRPr="00D3236E" w:rsidRDefault="003F160E" w:rsidP="00874393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จะปรากฏไฟล์ขึ้นที่ โฟลเดอร์</w:t>
      </w:r>
      <w:r>
        <w:rPr>
          <w:rFonts w:ascii="TH Sarabun New" w:hAnsi="TH Sarabun New" w:cs="TH Sarabun New"/>
          <w:sz w:val="32"/>
          <w:szCs w:val="32"/>
          <w:cs/>
        </w:rPr>
        <w:t>/</w:t>
      </w:r>
      <w:r>
        <w:rPr>
          <w:rFonts w:ascii="TH Sarabun New" w:hAnsi="TH Sarabun New" w:cs="TH Sarabun New"/>
          <w:sz w:val="32"/>
          <w:szCs w:val="32"/>
        </w:rPr>
        <w:t>bower_components</w:t>
      </w:r>
      <w:r>
        <w:rPr>
          <w:rFonts w:ascii="TH Sarabun New" w:hAnsi="TH Sarabun New" w:cs="TH Sarabun New"/>
          <w:sz w:val="32"/>
          <w:szCs w:val="32"/>
          <w:cs/>
        </w:rPr>
        <w:t>/</w:t>
      </w:r>
      <w:r>
        <w:rPr>
          <w:rFonts w:ascii="TH Sarabun New" w:hAnsi="TH Sarabun New" w:cs="TH Sarabun New"/>
          <w:sz w:val="32"/>
          <w:szCs w:val="32"/>
        </w:rPr>
        <w:t>irin</w:t>
      </w:r>
      <w:r>
        <w:rPr>
          <w:rFonts w:ascii="TH Sarabun New" w:hAnsi="TH Sarabun New" w:cs="TH Sarabun New"/>
          <w:sz w:val="32"/>
          <w:szCs w:val="32"/>
          <w:cs/>
        </w:rPr>
        <w:t>-</w:t>
      </w:r>
      <w:r>
        <w:rPr>
          <w:rFonts w:ascii="TH Sarabun New" w:hAnsi="TH Sarabun New" w:cs="TH Sarabun New"/>
          <w:sz w:val="32"/>
          <w:szCs w:val="32"/>
        </w:rPr>
        <w:t>lang</w:t>
      </w:r>
    </w:p>
    <w:p w14:paraId="44A01505" w14:textId="46E65544" w:rsidR="00CB4573" w:rsidRDefault="00CB4573" w:rsidP="00874393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การติดตั้งโดยการดาวน์โหลดไฟล์</w:t>
      </w:r>
    </w:p>
    <w:p w14:paraId="0D61E3C1" w14:textId="50520B25" w:rsidR="00CB4573" w:rsidRDefault="00CB4573" w:rsidP="00874393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ท่านสามารถดาวน์โหลดไฟล์ได้ที่ </w:t>
      </w:r>
      <w:r w:rsidR="003F160E" w:rsidRPr="003F160E">
        <w:rPr>
          <w:rFonts w:ascii="TH Sarabun New" w:hAnsi="TH Sarabun New" w:cs="TH Sarabun New"/>
          <w:sz w:val="32"/>
          <w:szCs w:val="32"/>
        </w:rPr>
        <w:t>https</w:t>
      </w:r>
      <w:r w:rsidR="003F160E" w:rsidRPr="003F160E">
        <w:rPr>
          <w:rFonts w:ascii="TH Sarabun New" w:hAnsi="TH Sarabun New" w:cs="TH Sarabun New"/>
          <w:sz w:val="32"/>
          <w:szCs w:val="32"/>
          <w:cs/>
        </w:rPr>
        <w:t>://</w:t>
      </w:r>
      <w:r w:rsidR="003F160E" w:rsidRPr="003F160E">
        <w:rPr>
          <w:rFonts w:ascii="TH Sarabun New" w:hAnsi="TH Sarabun New" w:cs="TH Sarabun New"/>
          <w:sz w:val="32"/>
          <w:szCs w:val="32"/>
        </w:rPr>
        <w:t>github</w:t>
      </w:r>
      <w:r w:rsidR="003F160E" w:rsidRPr="003F160E">
        <w:rPr>
          <w:rFonts w:ascii="TH Sarabun New" w:hAnsi="TH Sarabun New" w:cs="TH Sarabun New"/>
          <w:sz w:val="32"/>
          <w:szCs w:val="32"/>
          <w:cs/>
        </w:rPr>
        <w:t>.</w:t>
      </w:r>
      <w:r w:rsidR="003F160E" w:rsidRPr="003F160E">
        <w:rPr>
          <w:rFonts w:ascii="TH Sarabun New" w:hAnsi="TH Sarabun New" w:cs="TH Sarabun New"/>
          <w:sz w:val="32"/>
          <w:szCs w:val="32"/>
        </w:rPr>
        <w:t>com</w:t>
      </w:r>
      <w:r w:rsidR="003F160E" w:rsidRPr="003F160E">
        <w:rPr>
          <w:rFonts w:ascii="TH Sarabun New" w:hAnsi="TH Sarabun New" w:cs="TH Sarabun New"/>
          <w:sz w:val="32"/>
          <w:szCs w:val="32"/>
          <w:cs/>
        </w:rPr>
        <w:t>/</w:t>
      </w:r>
      <w:r w:rsidR="003F160E" w:rsidRPr="003F160E">
        <w:rPr>
          <w:rFonts w:ascii="TH Sarabun New" w:hAnsi="TH Sarabun New" w:cs="TH Sarabun New"/>
          <w:sz w:val="32"/>
          <w:szCs w:val="32"/>
        </w:rPr>
        <w:t>pureexe</w:t>
      </w:r>
      <w:r w:rsidR="003F160E" w:rsidRPr="003F160E">
        <w:rPr>
          <w:rFonts w:ascii="TH Sarabun New" w:hAnsi="TH Sarabun New" w:cs="TH Sarabun New"/>
          <w:sz w:val="32"/>
          <w:szCs w:val="32"/>
          <w:cs/>
        </w:rPr>
        <w:t>/</w:t>
      </w:r>
      <w:r w:rsidR="003F160E" w:rsidRPr="003F160E">
        <w:rPr>
          <w:rFonts w:ascii="TH Sarabun New" w:hAnsi="TH Sarabun New" w:cs="TH Sarabun New"/>
          <w:sz w:val="32"/>
          <w:szCs w:val="32"/>
        </w:rPr>
        <w:t>irin</w:t>
      </w:r>
      <w:r w:rsidR="003F160E" w:rsidRPr="003F160E">
        <w:rPr>
          <w:rFonts w:ascii="TH Sarabun New" w:hAnsi="TH Sarabun New" w:cs="TH Sarabun New"/>
          <w:sz w:val="32"/>
          <w:szCs w:val="32"/>
          <w:cs/>
        </w:rPr>
        <w:t>-</w:t>
      </w:r>
      <w:r w:rsidR="003F160E" w:rsidRPr="003F160E">
        <w:rPr>
          <w:rFonts w:ascii="TH Sarabun New" w:hAnsi="TH Sarabun New" w:cs="TH Sarabun New"/>
          <w:sz w:val="32"/>
          <w:szCs w:val="32"/>
        </w:rPr>
        <w:t>lang</w:t>
      </w:r>
      <w:r w:rsidR="003F160E" w:rsidRPr="003F160E">
        <w:rPr>
          <w:rFonts w:ascii="TH Sarabun New" w:hAnsi="TH Sarabun New" w:cs="TH Sarabun New"/>
          <w:sz w:val="32"/>
          <w:szCs w:val="32"/>
          <w:cs/>
        </w:rPr>
        <w:t>/</w:t>
      </w:r>
      <w:r w:rsidR="003F160E" w:rsidRPr="003F160E">
        <w:rPr>
          <w:rFonts w:ascii="TH Sarabun New" w:hAnsi="TH Sarabun New" w:cs="TH Sarabun New"/>
          <w:sz w:val="32"/>
          <w:szCs w:val="32"/>
        </w:rPr>
        <w:t>releases</w:t>
      </w:r>
    </w:p>
    <w:p w14:paraId="758E6EEA" w14:textId="76825FC8" w:rsidR="003F160E" w:rsidRDefault="003F160E" w:rsidP="00874393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CA7255D" wp14:editId="1BBC0F83">
            <wp:extent cx="5724525" cy="32766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17797" w14:textId="01EE9C15" w:rsidR="003F160E" w:rsidRPr="003F160E" w:rsidRDefault="003F160E" w:rsidP="00874393">
      <w:pPr>
        <w:spacing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โดยให้ท่านดาน์โหลดไฟล์ชื่อ </w:t>
      </w:r>
      <w:r>
        <w:rPr>
          <w:rFonts w:ascii="TH Sarabun New" w:hAnsi="TH Sarabun New" w:cs="TH Sarabun New"/>
          <w:sz w:val="32"/>
          <w:szCs w:val="32"/>
        </w:rPr>
        <w:t>irin</w:t>
      </w:r>
      <w:r>
        <w:rPr>
          <w:rFonts w:ascii="TH Sarabun New" w:hAnsi="TH Sarabun New" w:cs="TH Sarabun New"/>
          <w:sz w:val="32"/>
          <w:szCs w:val="32"/>
          <w:cs/>
        </w:rPr>
        <w:t>-</w:t>
      </w:r>
      <w:r>
        <w:rPr>
          <w:rFonts w:ascii="TH Sarabun New" w:hAnsi="TH Sarabun New" w:cs="TH Sarabun New"/>
          <w:sz w:val="32"/>
          <w:szCs w:val="32"/>
        </w:rPr>
        <w:t>lang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/>
          <w:sz w:val="32"/>
          <w:szCs w:val="32"/>
        </w:rPr>
        <w:t>min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/>
          <w:sz w:val="32"/>
          <w:szCs w:val="32"/>
        </w:rPr>
        <w:t xml:space="preserve">js </w:t>
      </w:r>
      <w:r>
        <w:rPr>
          <w:rFonts w:ascii="TH Sarabun New" w:hAnsi="TH Sarabun New" w:cs="TH Sarabun New" w:hint="cs"/>
          <w:sz w:val="32"/>
          <w:szCs w:val="32"/>
          <w:cs/>
        </w:rPr>
        <w:t>เพื่อนำไปใช้งาน</w:t>
      </w:r>
    </w:p>
    <w:p w14:paraId="1F581A27" w14:textId="77777777" w:rsidR="00874393" w:rsidRDefault="00874393" w:rsidP="00874393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3ECB75A6" w14:textId="41B63A5A" w:rsidR="00874393" w:rsidRDefault="00874393" w:rsidP="00874393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06E96B03" w14:textId="77777777" w:rsidR="001605D1" w:rsidRDefault="001605D1" w:rsidP="00874393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5EA29633" w14:textId="77777777" w:rsidR="00874393" w:rsidRDefault="00874393" w:rsidP="00874393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3DD0EDF9" w14:textId="1E6D354D" w:rsidR="00CB4573" w:rsidRDefault="00CB4573" w:rsidP="00874393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CB4573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การติดตั้ง</w:t>
      </w:r>
    </w:p>
    <w:p w14:paraId="31C44295" w14:textId="08258032" w:rsidR="00CB4573" w:rsidRDefault="00CB4573" w:rsidP="00874393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ใช้งานผ่าน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Node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JS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หรือ </w:t>
      </w:r>
      <w:r>
        <w:rPr>
          <w:rFonts w:ascii="TH Sarabun New" w:hAnsi="TH Sarabun New" w:cs="TH Sarabun New"/>
          <w:b/>
          <w:bCs/>
          <w:sz w:val="32"/>
          <w:szCs w:val="32"/>
        </w:rPr>
        <w:t>CommonJS</w:t>
      </w:r>
    </w:p>
    <w:p w14:paraId="21B3A4D4" w14:textId="6BC8AF24" w:rsidR="00920F24" w:rsidRPr="00191C87" w:rsidRDefault="00920F24" w:rsidP="00874393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ในการใช้งานผ่าน </w:t>
      </w:r>
      <w:r>
        <w:rPr>
          <w:rFonts w:ascii="TH Sarabun New" w:hAnsi="TH Sarabun New" w:cs="TH Sarabun New"/>
          <w:sz w:val="32"/>
          <w:szCs w:val="32"/>
        </w:rPr>
        <w:t>No</w:t>
      </w:r>
      <w:r w:rsidR="00191C87">
        <w:rPr>
          <w:rFonts w:ascii="TH Sarabun New" w:hAnsi="TH Sarabun New" w:cs="TH Sarabun New"/>
          <w:sz w:val="32"/>
          <w:szCs w:val="32"/>
        </w:rPr>
        <w:t>de</w:t>
      </w:r>
      <w:r w:rsidR="00191C87">
        <w:rPr>
          <w:rFonts w:ascii="TH Sarabun New" w:hAnsi="TH Sarabun New" w:cs="TH Sarabun New"/>
          <w:sz w:val="32"/>
          <w:szCs w:val="32"/>
          <w:cs/>
        </w:rPr>
        <w:t>.</w:t>
      </w:r>
      <w:r w:rsidR="00191C87">
        <w:rPr>
          <w:rFonts w:ascii="TH Sarabun New" w:hAnsi="TH Sarabun New" w:cs="TH Sarabun New"/>
          <w:sz w:val="32"/>
          <w:szCs w:val="32"/>
        </w:rPr>
        <w:t xml:space="preserve">JS </w:t>
      </w:r>
      <w:r w:rsidR="00191C87">
        <w:rPr>
          <w:rFonts w:ascii="TH Sarabun New" w:hAnsi="TH Sarabun New" w:cs="TH Sarabun New" w:hint="cs"/>
          <w:sz w:val="32"/>
          <w:szCs w:val="32"/>
          <w:cs/>
        </w:rPr>
        <w:t xml:space="preserve">หรือ </w:t>
      </w:r>
      <w:r w:rsidR="00191C87">
        <w:rPr>
          <w:rFonts w:ascii="TH Sarabun New" w:hAnsi="TH Sarabun New" w:cs="TH Sarabun New"/>
          <w:sz w:val="32"/>
          <w:szCs w:val="32"/>
        </w:rPr>
        <w:t xml:space="preserve">CommonJS </w:t>
      </w:r>
      <w:r w:rsidR="00191C87">
        <w:rPr>
          <w:rFonts w:ascii="TH Sarabun New" w:hAnsi="TH Sarabun New" w:cs="TH Sarabun New" w:hint="cs"/>
          <w:sz w:val="32"/>
          <w:szCs w:val="32"/>
          <w:cs/>
        </w:rPr>
        <w:t>สามารถนำเข้าตัวแปลภาษาได้ผ่านทางคำสั่ง</w:t>
      </w:r>
      <w:r w:rsidR="00191C87">
        <w:rPr>
          <w:rFonts w:ascii="TH Sarabun New" w:hAnsi="TH Sarabun New" w:cs="TH Sarabun New"/>
          <w:sz w:val="32"/>
          <w:szCs w:val="32"/>
        </w:rPr>
        <w:t xml:space="preserve"> require </w:t>
      </w:r>
      <w:r w:rsidR="00191C87">
        <w:rPr>
          <w:rFonts w:ascii="TH Sarabun New" w:hAnsi="TH Sarabun New" w:cs="TH Sarabun New" w:hint="cs"/>
          <w:sz w:val="32"/>
          <w:szCs w:val="32"/>
          <w:cs/>
        </w:rPr>
        <w:t>โดยสามารถเขียนคำสั่งได้ดังนี้</w:t>
      </w:r>
    </w:p>
    <w:p w14:paraId="5E5D3073" w14:textId="314CFB85" w:rsidR="00530E85" w:rsidRPr="004E3E02" w:rsidRDefault="00CB4573" w:rsidP="00874393">
      <w:pPr>
        <w:spacing w:line="240" w:lineRule="auto"/>
        <w:rPr>
          <w:rFonts w:ascii="TH Sarabun New" w:hAnsi="TH Sarabun New" w:cs="TH Sarabun New"/>
          <w:sz w:val="52"/>
          <w:szCs w:val="5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E52FDA" w:rsidRPr="004E3E02">
        <w:rPr>
          <w:rStyle w:val="pl-k"/>
          <w:rFonts w:ascii="TH Sarabun New" w:hAnsi="TH Sarabun New" w:cs="TH Sarabun New"/>
          <w:color w:val="A71D5D"/>
          <w:sz w:val="32"/>
          <w:szCs w:val="32"/>
          <w:shd w:val="clear" w:color="auto" w:fill="FFFFFF"/>
        </w:rPr>
        <w:t>var</w:t>
      </w:r>
      <w:r w:rsidR="00E52FDA"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 xml:space="preserve"> Irin </w:t>
      </w:r>
      <w:r w:rsidR="00E52FDA" w:rsidRPr="004E3E02">
        <w:rPr>
          <w:rStyle w:val="pl-k"/>
          <w:rFonts w:ascii="TH Sarabun New" w:hAnsi="TH Sarabun New" w:cs="TH Sarabun New"/>
          <w:color w:val="A71D5D"/>
          <w:sz w:val="32"/>
          <w:szCs w:val="32"/>
          <w:shd w:val="clear" w:color="auto" w:fill="FFFFFF"/>
          <w:cs/>
        </w:rPr>
        <w:t>=</w:t>
      </w:r>
      <w:r w:rsidR="00E52FDA"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  <w:t xml:space="preserve"> </w:t>
      </w:r>
      <w:r w:rsidR="00E52FDA" w:rsidRPr="004E3E02">
        <w:rPr>
          <w:rStyle w:val="pl-c1"/>
          <w:rFonts w:ascii="TH Sarabun New" w:hAnsi="TH Sarabun New" w:cs="TH Sarabun New"/>
          <w:color w:val="0086B3"/>
          <w:sz w:val="32"/>
          <w:szCs w:val="32"/>
          <w:shd w:val="clear" w:color="auto" w:fill="FFFFFF"/>
        </w:rPr>
        <w:t>require</w:t>
      </w:r>
      <w:r w:rsidR="00E52FDA"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  <w:t>(“</w:t>
      </w:r>
      <w:r w:rsidR="00E52FDA"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irin</w:t>
      </w:r>
      <w:r w:rsidR="00E52FDA" w:rsidRPr="004E3E02">
        <w:rPr>
          <w:rStyle w:val="pl-k"/>
          <w:rFonts w:ascii="TH Sarabun New" w:hAnsi="TH Sarabun New" w:cs="TH Sarabun New"/>
          <w:color w:val="A71D5D"/>
          <w:sz w:val="32"/>
          <w:szCs w:val="32"/>
          <w:shd w:val="clear" w:color="auto" w:fill="FFFFFF"/>
          <w:cs/>
        </w:rPr>
        <w:t>-</w:t>
      </w:r>
      <w:r w:rsidR="00E52FDA"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lang</w:t>
      </w:r>
      <w:r w:rsidR="00E52FDA"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  <w:t>”)</w:t>
      </w:r>
    </w:p>
    <w:p w14:paraId="2E4015D8" w14:textId="6DDACD30" w:rsidR="00CB4573" w:rsidRDefault="00CB4573" w:rsidP="00874393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ใช้งานผ่านเบราว์เซอร์</w:t>
      </w:r>
    </w:p>
    <w:p w14:paraId="7DFEAAA3" w14:textId="2F7E5BD6" w:rsidR="00191C87" w:rsidRPr="00191C87" w:rsidRDefault="00191C87" w:rsidP="00874393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ในการใช้งานผ่านเบราวเซอร์ สามารถนำเข้าตัวแปลภาษาได้ผ่านทางแท็ก </w:t>
      </w:r>
      <w:r>
        <w:rPr>
          <w:rFonts w:ascii="TH Sarabun New" w:hAnsi="TH Sarabun New" w:cs="TH Sarabun New"/>
          <w:sz w:val="32"/>
          <w:szCs w:val="32"/>
        </w:rPr>
        <w:t xml:space="preserve">script </w:t>
      </w:r>
      <w:r>
        <w:rPr>
          <w:rFonts w:ascii="TH Sarabun New" w:hAnsi="TH Sarabun New" w:cs="TH Sarabun New" w:hint="cs"/>
          <w:sz w:val="32"/>
          <w:szCs w:val="32"/>
          <w:cs/>
        </w:rPr>
        <w:t>โดยสามารถเขียนคำสั่งได้ดังนี้</w:t>
      </w:r>
    </w:p>
    <w:p w14:paraId="6ABA0DFF" w14:textId="66667ACB" w:rsidR="00CB4573" w:rsidRPr="004E3E02" w:rsidRDefault="00CB4573" w:rsidP="00874393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E52FDA"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&lt;</w:t>
      </w:r>
      <w:r w:rsidR="00E52FDA" w:rsidRPr="004E3E02">
        <w:rPr>
          <w:rStyle w:val="pl-ent"/>
          <w:rFonts w:ascii="TH Sarabun New" w:hAnsi="TH Sarabun New" w:cs="TH Sarabun New"/>
          <w:color w:val="63A35C"/>
          <w:sz w:val="32"/>
          <w:szCs w:val="32"/>
          <w:shd w:val="clear" w:color="auto" w:fill="FFFFFF"/>
        </w:rPr>
        <w:t>script</w:t>
      </w:r>
      <w:r w:rsidR="00E52FDA"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  <w:t xml:space="preserve"> </w:t>
      </w:r>
      <w:r w:rsidR="00E52FDA" w:rsidRPr="004E3E02">
        <w:rPr>
          <w:rStyle w:val="pl-e"/>
          <w:rFonts w:ascii="TH Sarabun New" w:hAnsi="TH Sarabun New" w:cs="TH Sarabun New"/>
          <w:color w:val="795DA3"/>
          <w:sz w:val="32"/>
          <w:szCs w:val="32"/>
          <w:shd w:val="clear" w:color="auto" w:fill="FFFFFF"/>
        </w:rPr>
        <w:t>src</w:t>
      </w:r>
      <w:r w:rsidR="00E52FDA"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  <w:t>=</w:t>
      </w:r>
      <w:r w:rsidR="00E52FDA" w:rsidRPr="004E3E02">
        <w:rPr>
          <w:rStyle w:val="pl-s"/>
          <w:rFonts w:ascii="TH Sarabun New" w:hAnsi="TH Sarabun New" w:cs="TH Sarabun New"/>
          <w:color w:val="183691"/>
          <w:sz w:val="32"/>
          <w:szCs w:val="32"/>
          <w:shd w:val="clear" w:color="auto" w:fill="FFFFFF"/>
          <w:cs/>
        </w:rPr>
        <w:t>”</w:t>
      </w:r>
      <w:r w:rsidR="00E52FDA" w:rsidRPr="004E3E02">
        <w:rPr>
          <w:rStyle w:val="pl-s"/>
          <w:rFonts w:ascii="TH Sarabun New" w:hAnsi="TH Sarabun New" w:cs="TH Sarabun New"/>
          <w:color w:val="183691"/>
          <w:sz w:val="32"/>
          <w:szCs w:val="32"/>
          <w:shd w:val="clear" w:color="auto" w:fill="FFFFFF"/>
        </w:rPr>
        <w:t>path</w:t>
      </w:r>
      <w:r w:rsidR="00E52FDA" w:rsidRPr="004E3E02">
        <w:rPr>
          <w:rStyle w:val="pl-s"/>
          <w:rFonts w:ascii="TH Sarabun New" w:hAnsi="TH Sarabun New" w:cs="TH Sarabun New"/>
          <w:color w:val="183691"/>
          <w:sz w:val="32"/>
          <w:szCs w:val="32"/>
          <w:shd w:val="clear" w:color="auto" w:fill="FFFFFF"/>
          <w:cs/>
        </w:rPr>
        <w:t>/</w:t>
      </w:r>
      <w:r w:rsidR="00E52FDA" w:rsidRPr="004E3E02">
        <w:rPr>
          <w:rStyle w:val="pl-s"/>
          <w:rFonts w:ascii="TH Sarabun New" w:hAnsi="TH Sarabun New" w:cs="TH Sarabun New"/>
          <w:color w:val="183691"/>
          <w:sz w:val="32"/>
          <w:szCs w:val="32"/>
          <w:shd w:val="clear" w:color="auto" w:fill="FFFFFF"/>
        </w:rPr>
        <w:t>to</w:t>
      </w:r>
      <w:r w:rsidR="00E52FDA" w:rsidRPr="004E3E02">
        <w:rPr>
          <w:rStyle w:val="pl-s"/>
          <w:rFonts w:ascii="TH Sarabun New" w:hAnsi="TH Sarabun New" w:cs="TH Sarabun New"/>
          <w:color w:val="183691"/>
          <w:sz w:val="32"/>
          <w:szCs w:val="32"/>
          <w:shd w:val="clear" w:color="auto" w:fill="FFFFFF"/>
          <w:cs/>
        </w:rPr>
        <w:t>/</w:t>
      </w:r>
      <w:r w:rsidR="00E52FDA" w:rsidRPr="004E3E02">
        <w:rPr>
          <w:rStyle w:val="pl-s"/>
          <w:rFonts w:ascii="TH Sarabun New" w:hAnsi="TH Sarabun New" w:cs="TH Sarabun New"/>
          <w:color w:val="183691"/>
          <w:sz w:val="32"/>
          <w:szCs w:val="32"/>
          <w:shd w:val="clear" w:color="auto" w:fill="FFFFFF"/>
        </w:rPr>
        <w:t>irin</w:t>
      </w:r>
      <w:r w:rsidR="00E52FDA" w:rsidRPr="004E3E02">
        <w:rPr>
          <w:rStyle w:val="pl-s"/>
          <w:rFonts w:ascii="TH Sarabun New" w:hAnsi="TH Sarabun New" w:cs="TH Sarabun New"/>
          <w:color w:val="183691"/>
          <w:sz w:val="32"/>
          <w:szCs w:val="32"/>
          <w:shd w:val="clear" w:color="auto" w:fill="FFFFFF"/>
          <w:cs/>
        </w:rPr>
        <w:t>-</w:t>
      </w:r>
      <w:r w:rsidR="00E52FDA" w:rsidRPr="004E3E02">
        <w:rPr>
          <w:rStyle w:val="pl-s"/>
          <w:rFonts w:ascii="TH Sarabun New" w:hAnsi="TH Sarabun New" w:cs="TH Sarabun New"/>
          <w:color w:val="183691"/>
          <w:sz w:val="32"/>
          <w:szCs w:val="32"/>
          <w:shd w:val="clear" w:color="auto" w:fill="FFFFFF"/>
        </w:rPr>
        <w:t>lang</w:t>
      </w:r>
      <w:r w:rsidR="00E52FDA" w:rsidRPr="004E3E02">
        <w:rPr>
          <w:rStyle w:val="pl-s"/>
          <w:rFonts w:ascii="TH Sarabun New" w:hAnsi="TH Sarabun New" w:cs="TH Sarabun New"/>
          <w:color w:val="183691"/>
          <w:sz w:val="32"/>
          <w:szCs w:val="32"/>
          <w:shd w:val="clear" w:color="auto" w:fill="FFFFFF"/>
          <w:cs/>
        </w:rPr>
        <w:t>.</w:t>
      </w:r>
      <w:r w:rsidR="00E52FDA" w:rsidRPr="004E3E02">
        <w:rPr>
          <w:rStyle w:val="pl-s"/>
          <w:rFonts w:ascii="TH Sarabun New" w:hAnsi="TH Sarabun New" w:cs="TH Sarabun New"/>
          <w:color w:val="183691"/>
          <w:sz w:val="32"/>
          <w:szCs w:val="32"/>
          <w:shd w:val="clear" w:color="auto" w:fill="FFFFFF"/>
        </w:rPr>
        <w:t>min</w:t>
      </w:r>
      <w:r w:rsidR="00E52FDA" w:rsidRPr="004E3E02">
        <w:rPr>
          <w:rStyle w:val="pl-s"/>
          <w:rFonts w:ascii="TH Sarabun New" w:hAnsi="TH Sarabun New" w:cs="TH Sarabun New"/>
          <w:color w:val="183691"/>
          <w:sz w:val="32"/>
          <w:szCs w:val="32"/>
          <w:shd w:val="clear" w:color="auto" w:fill="FFFFFF"/>
          <w:cs/>
        </w:rPr>
        <w:t>.</w:t>
      </w:r>
      <w:r w:rsidR="00E52FDA" w:rsidRPr="004E3E02">
        <w:rPr>
          <w:rStyle w:val="pl-s"/>
          <w:rFonts w:ascii="TH Sarabun New" w:hAnsi="TH Sarabun New" w:cs="TH Sarabun New"/>
          <w:color w:val="183691"/>
          <w:sz w:val="32"/>
          <w:szCs w:val="32"/>
          <w:shd w:val="clear" w:color="auto" w:fill="FFFFFF"/>
        </w:rPr>
        <w:t>js</w:t>
      </w:r>
      <w:r w:rsidR="00E52FDA" w:rsidRPr="004E3E02">
        <w:rPr>
          <w:rStyle w:val="pl-s"/>
          <w:rFonts w:ascii="TH Sarabun New" w:hAnsi="TH Sarabun New" w:cs="TH Sarabun New"/>
          <w:color w:val="183691"/>
          <w:sz w:val="32"/>
          <w:szCs w:val="32"/>
          <w:shd w:val="clear" w:color="auto" w:fill="FFFFFF"/>
          <w:cs/>
        </w:rPr>
        <w:t>”</w:t>
      </w:r>
      <w:r w:rsidR="00E52FDA"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&gt;&lt;</w:t>
      </w:r>
      <w:r w:rsidR="00E52FDA"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  <w:t>/</w:t>
      </w:r>
      <w:r w:rsidR="00E52FDA" w:rsidRPr="004E3E02">
        <w:rPr>
          <w:rStyle w:val="pl-ent"/>
          <w:rFonts w:ascii="TH Sarabun New" w:hAnsi="TH Sarabun New" w:cs="TH Sarabun New"/>
          <w:color w:val="63A35C"/>
          <w:sz w:val="32"/>
          <w:szCs w:val="32"/>
          <w:shd w:val="clear" w:color="auto" w:fill="FFFFFF"/>
        </w:rPr>
        <w:t>script</w:t>
      </w:r>
      <w:r w:rsidR="00E52FDA"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&gt;</w:t>
      </w:r>
    </w:p>
    <w:p w14:paraId="70DBCC76" w14:textId="53DD3E61" w:rsidR="000F45A8" w:rsidRDefault="001130A6" w:rsidP="00874393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การใช้งานในโปรแกรม</w:t>
      </w:r>
    </w:p>
    <w:p w14:paraId="69AEF237" w14:textId="2DC7DF41" w:rsidR="00901C5D" w:rsidRPr="00901C5D" w:rsidRDefault="00901C5D" w:rsidP="00874393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901C5D">
        <w:rPr>
          <w:rFonts w:ascii="TH Sarabun New" w:hAnsi="TH Sarabun New" w:cs="TH Sarabun New" w:hint="cs"/>
          <w:b/>
          <w:bCs/>
          <w:sz w:val="32"/>
          <w:szCs w:val="32"/>
          <w:cs/>
        </w:rPr>
        <w:t>การแปลภาษา</w:t>
      </w:r>
    </w:p>
    <w:p w14:paraId="44AE82EA" w14:textId="1E8F2B3C" w:rsidR="004E3E02" w:rsidRPr="00191C87" w:rsidRDefault="00293C7B" w:rsidP="00874393">
      <w:pPr>
        <w:spacing w:line="240" w:lineRule="auto"/>
        <w:ind w:left="720" w:firstLine="720"/>
        <w:rPr>
          <w:rStyle w:val="pl-k"/>
          <w:rFonts w:ascii="TH Sarabun New" w:hAnsi="TH Sarabun New" w:cs="TH Sarabun New"/>
          <w:sz w:val="32"/>
          <w:szCs w:val="32"/>
          <w:shd w:val="clear" w:color="auto" w:fill="FFFFFF"/>
          <w:cs/>
        </w:rPr>
      </w:pPr>
      <w:r>
        <w:rPr>
          <w:rStyle w:val="pl-k"/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ก่อนที่จะเริ่มโต้ตอบกับระบบสนทนาโต้ตอบอัตโนมัติที่เขียนขึ้นจากภาษาไอรินได้ จำเป็นต้องทำการแปลภาษาก่อน ซึ่งสามารถทำการแปลภาษาได้โดยการเขียนโค้ดภาษาจาวาสคริปดังนี้</w:t>
      </w:r>
    </w:p>
    <w:p w14:paraId="1D4D71BC" w14:textId="454D61D2" w:rsidR="00E52FDA" w:rsidRPr="004E3E02" w:rsidRDefault="00E52FDA" w:rsidP="00874393">
      <w:pPr>
        <w:spacing w:after="0" w:line="240" w:lineRule="auto"/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4E3E02">
        <w:rPr>
          <w:rStyle w:val="pl-k"/>
          <w:rFonts w:ascii="TH Sarabun New" w:hAnsi="TH Sarabun New" w:cs="TH Sarabun New"/>
          <w:color w:val="A71D5D"/>
          <w:sz w:val="32"/>
          <w:szCs w:val="32"/>
          <w:shd w:val="clear" w:color="auto" w:fill="FFFFFF"/>
        </w:rPr>
        <w:t>var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 xml:space="preserve"> bot </w:t>
      </w:r>
      <w:r w:rsidRPr="004E3E02">
        <w:rPr>
          <w:rStyle w:val="pl-k"/>
          <w:rFonts w:ascii="TH Sarabun New" w:hAnsi="TH Sarabun New" w:cs="TH Sarabun New"/>
          <w:color w:val="A71D5D"/>
          <w:sz w:val="32"/>
          <w:szCs w:val="32"/>
          <w:shd w:val="clear" w:color="auto" w:fill="FFFFFF"/>
          <w:cs/>
        </w:rPr>
        <w:t>=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  <w:t xml:space="preserve"> </w:t>
      </w:r>
      <w:r w:rsidRPr="004E3E02">
        <w:rPr>
          <w:rStyle w:val="pl-k"/>
          <w:rFonts w:ascii="TH Sarabun New" w:hAnsi="TH Sarabun New" w:cs="TH Sarabun New"/>
          <w:color w:val="A71D5D"/>
          <w:sz w:val="32"/>
          <w:szCs w:val="32"/>
          <w:shd w:val="clear" w:color="auto" w:fill="FFFFFF"/>
        </w:rPr>
        <w:t>new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  <w:t xml:space="preserve"> </w:t>
      </w:r>
      <w:r w:rsidRPr="004E3E02">
        <w:rPr>
          <w:rStyle w:val="pl-en"/>
          <w:rFonts w:ascii="TH Sarabun New" w:hAnsi="TH Sarabun New" w:cs="TH Sarabun New"/>
          <w:color w:val="795DA3"/>
          <w:sz w:val="32"/>
          <w:szCs w:val="32"/>
          <w:shd w:val="clear" w:color="auto" w:fill="FFFFFF"/>
        </w:rPr>
        <w:t>Irin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  <w:t>(“ที่อยู่ไฟล์.</w:t>
      </w:r>
      <w:r w:rsidRPr="004E3E02">
        <w:rPr>
          <w:rStyle w:val="pl-smi"/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irin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  <w:t>”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,</w:t>
      </w:r>
      <w:r w:rsidRPr="004E3E02">
        <w:rPr>
          <w:rStyle w:val="pl-k"/>
          <w:rFonts w:ascii="TH Sarabun New" w:hAnsi="TH Sarabun New" w:cs="TH Sarabun New"/>
          <w:color w:val="A71D5D"/>
          <w:sz w:val="32"/>
          <w:szCs w:val="32"/>
          <w:shd w:val="clear" w:color="auto" w:fill="FFFFFF"/>
        </w:rPr>
        <w:t>function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  <w:t>(</w:t>
      </w:r>
      <w:r w:rsidRPr="004E3E02">
        <w:rPr>
          <w:rStyle w:val="pl-smi"/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err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  <w:t>)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{</w:t>
      </w:r>
    </w:p>
    <w:p w14:paraId="0BC7A685" w14:textId="1F3E964B" w:rsidR="00E52FDA" w:rsidRPr="004E3E02" w:rsidRDefault="00E52FDA" w:rsidP="00874393">
      <w:pPr>
        <w:spacing w:after="0" w:line="240" w:lineRule="auto"/>
        <w:ind w:left="720"/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</w:pPr>
      <w:r w:rsidRPr="004E3E0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4E3E0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4E3E02">
        <w:rPr>
          <w:rStyle w:val="pl-k"/>
          <w:rFonts w:ascii="TH Sarabun New" w:hAnsi="TH Sarabun New" w:cs="TH Sarabun New"/>
          <w:color w:val="A71D5D"/>
          <w:sz w:val="32"/>
          <w:szCs w:val="32"/>
          <w:shd w:val="clear" w:color="auto" w:fill="FFFFFF"/>
        </w:rPr>
        <w:t>if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  <w:t>(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err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  <w:t>)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{</w:t>
      </w:r>
    </w:p>
    <w:p w14:paraId="3F186CD9" w14:textId="17969E91" w:rsidR="00E52FDA" w:rsidRPr="004E3E02" w:rsidRDefault="00E52FDA" w:rsidP="00874393">
      <w:pPr>
        <w:spacing w:after="0" w:line="240" w:lineRule="auto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ab/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ab/>
      </w:r>
      <w:r w:rsidRPr="004E3E02">
        <w:rPr>
          <w:rFonts w:ascii="TH Sarabun New" w:hAnsi="TH Sarabun New" w:cs="TH Sarabun New"/>
          <w:color w:val="969896"/>
          <w:sz w:val="32"/>
          <w:szCs w:val="32"/>
          <w:shd w:val="clear" w:color="auto" w:fill="FFFFFF"/>
          <w:cs/>
        </w:rPr>
        <w:t>//เกิดข้อผิดพลาดขึ้นขณะแปลภาษา</w:t>
      </w:r>
    </w:p>
    <w:p w14:paraId="084DCE29" w14:textId="0572C640" w:rsidR="00E52FDA" w:rsidRPr="004E3E02" w:rsidRDefault="00E52FDA" w:rsidP="00874393">
      <w:pPr>
        <w:spacing w:after="0" w:line="240" w:lineRule="auto"/>
        <w:ind w:left="720"/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</w:pPr>
      <w:r w:rsidRPr="004E3E0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4E3E0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}</w:t>
      </w:r>
      <w:r w:rsidRPr="004E3E02">
        <w:rPr>
          <w:rStyle w:val="pl-k"/>
          <w:rFonts w:ascii="TH Sarabun New" w:hAnsi="TH Sarabun New" w:cs="TH Sarabun New"/>
          <w:color w:val="A71D5D"/>
          <w:sz w:val="32"/>
          <w:szCs w:val="32"/>
          <w:shd w:val="clear" w:color="auto" w:fill="FFFFFF"/>
        </w:rPr>
        <w:t>else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{</w:t>
      </w:r>
    </w:p>
    <w:p w14:paraId="1F2C48C3" w14:textId="3890DA09" w:rsidR="00E52FDA" w:rsidRPr="004E3E02" w:rsidRDefault="00E52FDA" w:rsidP="00874393">
      <w:pPr>
        <w:spacing w:after="0" w:line="240" w:lineRule="auto"/>
        <w:ind w:left="2160"/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</w:pPr>
      <w:r w:rsidRPr="004E3E02">
        <w:rPr>
          <w:rFonts w:ascii="TH Sarabun New" w:hAnsi="TH Sarabun New" w:cs="TH Sarabun New"/>
          <w:color w:val="969896"/>
          <w:sz w:val="32"/>
          <w:szCs w:val="32"/>
          <w:shd w:val="clear" w:color="auto" w:fill="FFFFFF"/>
          <w:cs/>
        </w:rPr>
        <w:t>//การแปลภาษาเสร็จสมบูรณ์</w:t>
      </w:r>
    </w:p>
    <w:p w14:paraId="28096C4E" w14:textId="39764152" w:rsidR="00E52FDA" w:rsidRPr="004E3E02" w:rsidRDefault="00E52FDA" w:rsidP="00874393">
      <w:pPr>
        <w:spacing w:after="0" w:line="240" w:lineRule="auto"/>
        <w:ind w:left="2160"/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</w:pP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}</w:t>
      </w:r>
    </w:p>
    <w:p w14:paraId="08B4C188" w14:textId="7671C4B0" w:rsidR="00E52FDA" w:rsidRPr="004E3E02" w:rsidRDefault="00E52FDA" w:rsidP="00874393">
      <w:pPr>
        <w:spacing w:after="0" w:line="240" w:lineRule="auto"/>
        <w:ind w:left="720" w:firstLine="720"/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</w:pP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}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  <w:t>)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;</w:t>
      </w:r>
    </w:p>
    <w:p w14:paraId="1BFF2CF7" w14:textId="5D65B94A" w:rsidR="000242A9" w:rsidRDefault="00871EF6" w:rsidP="0027364D">
      <w:pPr>
        <w:spacing w:line="240" w:lineRule="auto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การโต้ตอบ</w:t>
      </w:r>
    </w:p>
    <w:p w14:paraId="22822D24" w14:textId="38957C75" w:rsidR="00426585" w:rsidRPr="000242A9" w:rsidRDefault="00426585" w:rsidP="00874393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โต้ตอบกับโค้ดภาษาไอรินที่ถูกแปลภาษาเรียบร้อยแล้วนั้นทำได้โดยการเขียนโค้ดภาษาจาวาสคริปดังนี้</w:t>
      </w:r>
    </w:p>
    <w:p w14:paraId="0AE66A83" w14:textId="77777777" w:rsidR="000242A9" w:rsidRPr="000242A9" w:rsidRDefault="000242A9" w:rsidP="00874393">
      <w:pPr>
        <w:spacing w:line="240" w:lineRule="auto"/>
        <w:ind w:left="720" w:firstLine="720"/>
        <w:rPr>
          <w:rFonts w:ascii="TH Sarabun New" w:eastAsia="Times New Roman" w:hAnsi="TH Sarabun New" w:cs="TH Sarabun New"/>
          <w:color w:val="333333"/>
          <w:sz w:val="32"/>
          <w:szCs w:val="32"/>
        </w:rPr>
      </w:pPr>
      <w:r w:rsidRPr="000242A9">
        <w:rPr>
          <w:rFonts w:ascii="TH Sarabun New" w:eastAsia="Times New Roman" w:hAnsi="TH Sarabun New" w:cs="TH Sarabun New"/>
          <w:color w:val="333333"/>
          <w:sz w:val="32"/>
          <w:szCs w:val="32"/>
        </w:rPr>
        <w:t>bot</w:t>
      </w:r>
      <w:r w:rsidRPr="000242A9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>.</w:t>
      </w:r>
      <w:r w:rsidRPr="000242A9">
        <w:rPr>
          <w:rFonts w:ascii="TH Sarabun New" w:eastAsia="Times New Roman" w:hAnsi="TH Sarabun New" w:cs="TH Sarabun New"/>
          <w:color w:val="795DA3"/>
          <w:sz w:val="32"/>
          <w:szCs w:val="32"/>
        </w:rPr>
        <w:t>reply</w:t>
      </w:r>
      <w:r w:rsidRPr="000242A9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>(“คำถาม”)</w:t>
      </w:r>
    </w:p>
    <w:p w14:paraId="42AD98C8" w14:textId="18CB0B19" w:rsidR="00201E83" w:rsidRDefault="00201E83" w:rsidP="000F45A8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63FAABA2" w14:textId="305B0550" w:rsidR="00201E83" w:rsidRDefault="00201E83" w:rsidP="000F45A8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48E87F8E" w14:textId="77777777" w:rsidR="00874393" w:rsidRDefault="00874393" w:rsidP="00E61D2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20844EB0" w14:textId="546BDC1F" w:rsidR="00201E83" w:rsidRDefault="002B1BB0" w:rsidP="00E61D2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2B1BB0">
        <w:rPr>
          <w:rFonts w:ascii="TH Sarabun New" w:hAnsi="TH Sarabun New" w:cs="TH Sarabun New"/>
          <w:b/>
          <w:bCs/>
          <w:sz w:val="44"/>
          <w:szCs w:val="44"/>
          <w:cs/>
        </w:rPr>
        <w:lastRenderedPageBreak/>
        <w:t>การใช้งาน</w:t>
      </w:r>
      <w:r w:rsidR="00201E83" w:rsidRPr="00201E83">
        <w:rPr>
          <w:rFonts w:ascii="TH Sarabun New" w:hAnsi="TH Sarabun New" w:cs="TH Sarabun New" w:hint="cs"/>
          <w:b/>
          <w:bCs/>
          <w:sz w:val="44"/>
          <w:szCs w:val="44"/>
          <w:cs/>
        </w:rPr>
        <w:t>ภาษาไอริน</w:t>
      </w:r>
    </w:p>
    <w:p w14:paraId="11B50233" w14:textId="2CC884FD" w:rsidR="00A8382E" w:rsidRDefault="00E61D2B" w:rsidP="00880F29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>การเยื้องเพื่อการรู้จำภาษาธรรมชาติอย่างชาญฉลาด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(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Indent to Recognize for Intelligent Natural language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: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IRIN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) หรือเรียกอีกชื่อว่า ภาษาไอริน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เป็นภาษาที่แบบมาให้ใช้การเยื้องในการแทนตำแหน่งของคำถามและคำตอบ</w:t>
      </w:r>
      <w:r w:rsidR="00A8382E" w:rsidRPr="009906BD">
        <w:rPr>
          <w:rFonts w:ascii="TH Sarabun New" w:eastAsia="TH SarabunPSK" w:hAnsi="TH Sarabun New" w:cs="TH Sarabun New"/>
          <w:sz w:val="32"/>
          <w:szCs w:val="32"/>
          <w:cs/>
        </w:rPr>
        <w:t>ในการสร้างระบบสนทนาโต้ตอบอัตโนมัติซึ่งจะทำให้โค้ดอ่านง่ายและสั้นลงอย่างมาก</w:t>
      </w:r>
      <w:r w:rsidR="00A8382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8382E">
        <w:rPr>
          <w:rFonts w:ascii="TH Sarabun New" w:hAnsi="TH Sarabun New" w:cs="TH Sarabun New" w:hint="cs"/>
          <w:sz w:val="32"/>
          <w:szCs w:val="32"/>
          <w:cs/>
        </w:rPr>
        <w:t>ซึ่งมีไวยากรณ์ในการเขียนดังนี้</w:t>
      </w:r>
    </w:p>
    <w:p w14:paraId="23A2A0E6" w14:textId="6E0D706C" w:rsidR="00A8382E" w:rsidRPr="00A8382E" w:rsidRDefault="00A8382E" w:rsidP="00A8382E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A8382E">
        <w:rPr>
          <w:rFonts w:ascii="TH Sarabun New" w:hAnsi="TH Sarabun New" w:cs="TH Sarabun New" w:hint="cs"/>
          <w:b/>
          <w:bCs/>
          <w:sz w:val="36"/>
          <w:szCs w:val="36"/>
          <w:cs/>
        </w:rPr>
        <w:t>การเยื้อง</w:t>
      </w:r>
    </w:p>
    <w:p w14:paraId="0F43208D" w14:textId="668A6640" w:rsidR="00201E83" w:rsidRDefault="006A49E2" w:rsidP="00880F29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8382E">
        <w:rPr>
          <w:rFonts w:ascii="TH Sarabun New" w:hAnsi="TH Sarabun New" w:cs="TH Sarabun New" w:hint="cs"/>
          <w:sz w:val="32"/>
          <w:szCs w:val="32"/>
          <w:cs/>
        </w:rPr>
        <w:t>ในภาษาไอรินใช้การเยื้องในการแทนตำแหน่งของคำถามและคำตอบ</w:t>
      </w:r>
      <w:r w:rsidRPr="006A49E2">
        <w:rPr>
          <w:rFonts w:ascii="TH Sarabun New" w:hAnsi="TH Sarabun New" w:cs="TH Sarabun New"/>
          <w:sz w:val="32"/>
          <w:szCs w:val="32"/>
          <w:cs/>
        </w:rPr>
        <w:t>โดยบรรทัดที่ไม่มีการเยื้องเลยจะทำหน้าที่เป็นคำถาม และบรรทัดที่เยื้องเข้าไปจะเป็นคำตอบ เมื่อเยื้องเข้าไปอีกจะเป็นคำถาม สลับกันไปเรื่อยๆ ตัวอย่างเช่น</w:t>
      </w:r>
    </w:p>
    <w:p w14:paraId="51372700" w14:textId="3F928A19" w:rsidR="006A49E2" w:rsidRDefault="006A49E2" w:rsidP="006A49E2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02B1CFCD" wp14:editId="7A7D9A3A">
            <wp:extent cx="1647825" cy="342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8C88E" w14:textId="3B794203" w:rsidR="006A49E2" w:rsidRDefault="006A49E2" w:rsidP="00880F29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6A49E2">
        <w:rPr>
          <w:rFonts w:ascii="TH Sarabun New" w:hAnsi="TH Sarabun New" w:cs="TH Sarabun New"/>
          <w:sz w:val="32"/>
          <w:szCs w:val="32"/>
          <w:cs/>
        </w:rPr>
        <w:t>เมื่อถามระบบว่า สวัสดี ระบบจะตอบว่า มีอะไรให้ช่วยหรอคะ ซึ่งจะเห็นได้ว่า สวัสดี ทำหน้าที่เป็นคำถาม และ มีอะไรให้ช่วยหรอค่ะ เป็นคำตอบ</w:t>
      </w:r>
    </w:p>
    <w:p w14:paraId="35E64C79" w14:textId="7BEBF9F7" w:rsidR="000D702A" w:rsidRDefault="000D702A" w:rsidP="00880F29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อีกทั้งภาษาไอรินยังใช้การเยื้องในการแยกคำถามแต่ละข้อออกจากกัน ตัวอย่างเช่น</w:t>
      </w:r>
    </w:p>
    <w:p w14:paraId="26E17F3B" w14:textId="73599CA5" w:rsidR="000546E5" w:rsidRDefault="000546E5" w:rsidP="000546E5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291228E" wp14:editId="37441733">
            <wp:extent cx="1790700" cy="704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C7853" w14:textId="32D6C27A" w:rsidR="000546E5" w:rsidRDefault="000546E5" w:rsidP="000546E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จะเห็นว่าโค้ดดังกล่าวมี </w:t>
      </w:r>
      <w:r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คำถามคือ สวัสดี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กับลาก่อน</w:t>
      </w:r>
    </w:p>
    <w:p w14:paraId="73EF812F" w14:textId="6A46B8CD" w:rsidR="000546E5" w:rsidRDefault="000546E5" w:rsidP="000546E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แต่หากไม่มีการเยื้องในบรรทัดที่ติดกันจะถือว่าเป็นคำถามที่มีคำตอบร่วมกัน ตัวอย่างเช่น</w:t>
      </w:r>
    </w:p>
    <w:p w14:paraId="362C8237" w14:textId="2AF51853" w:rsidR="000546E5" w:rsidRDefault="000546E5" w:rsidP="000546E5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04387003" wp14:editId="09D65742">
            <wp:extent cx="1562100" cy="704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30272" w14:textId="3D782EDF" w:rsidR="000546E5" w:rsidRDefault="000546E5" w:rsidP="00880F29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จะสังเกตว่าบรรทัดที่ </w:t>
      </w:r>
      <w:r>
        <w:rPr>
          <w:rFonts w:ascii="TH Sarabun New" w:hAnsi="TH Sarabun New" w:cs="TH Sarabun New"/>
          <w:sz w:val="32"/>
          <w:szCs w:val="32"/>
        </w:rPr>
        <w:t>1,2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 </w:t>
      </w:r>
      <w:r>
        <w:rPr>
          <w:rFonts w:ascii="TH Sarabun New" w:hAnsi="TH Sarabun New" w:cs="TH Sarabun New"/>
          <w:sz w:val="32"/>
          <w:szCs w:val="32"/>
        </w:rPr>
        <w:t xml:space="preserve">3 </w:t>
      </w:r>
      <w:r>
        <w:rPr>
          <w:rFonts w:ascii="TH Sarabun New" w:hAnsi="TH Sarabun New" w:cs="TH Sarabun New" w:hint="cs"/>
          <w:sz w:val="32"/>
          <w:szCs w:val="32"/>
          <w:cs/>
        </w:rPr>
        <w:t>ไม่มีการเยื้อง จึงถือว่าเป็นคำถามร่วมกัน ดังนั้นเมื่อถามระบบว่า สวัสดี</w:t>
      </w:r>
      <w:r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ดีจ้า</w:t>
      </w:r>
      <w:r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หรือหวัดดี ระบบจะตอบกลับมาเหมือนกันคือ มีอะไรให้ช่วยหรอคะ</w:t>
      </w:r>
    </w:p>
    <w:p w14:paraId="46AAFDB3" w14:textId="4493955A" w:rsidR="00A11E3D" w:rsidRDefault="00A11E3D" w:rsidP="00880F29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และหากไม่มีการเยื้องในบรรทัดที่ติดกันของคำตอบจะถือว่าคำตอบนั้นเป็นคำตอบร่วมกันของคำถามโดยคำตอบร่วมกัน จะใช้การสุ่มหนึ่งในคำตอบออกมาตอบ ตัวอย่างเช่น</w:t>
      </w:r>
    </w:p>
    <w:p w14:paraId="377391F4" w14:textId="71E34017" w:rsidR="00A11E3D" w:rsidRDefault="007A199F" w:rsidP="00A11E3D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10D427AB" wp14:editId="3E58DB56">
            <wp:extent cx="1571625" cy="685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E9DCF" w14:textId="6490583E" w:rsidR="00A11E3D" w:rsidRDefault="00A11E3D" w:rsidP="00A11E3D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หากเราถามระบบว่าสวัสดี ระบบอาจตอบว่า สวัสดีค่ะ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>
        <w:rPr>
          <w:rFonts w:ascii="TH Sarabun New" w:hAnsi="TH Sarabun New" w:cs="TH Sarabun New" w:hint="cs"/>
          <w:sz w:val="32"/>
          <w:szCs w:val="32"/>
          <w:cs/>
        </w:rPr>
        <w:t>ยินดีต</w:t>
      </w:r>
      <w:r w:rsidR="007A199F">
        <w:rPr>
          <w:rFonts w:ascii="TH Sarabun New" w:hAnsi="TH Sarabun New" w:cs="TH Sarabun New" w:hint="cs"/>
          <w:sz w:val="32"/>
          <w:szCs w:val="32"/>
          <w:cs/>
        </w:rPr>
        <w:t>้อนรับค่ะ หรือมีอะไรให้ช่วยหรอค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ะ </w:t>
      </w:r>
    </w:p>
    <w:p w14:paraId="1096364A" w14:textId="19555B01" w:rsidR="009D5C08" w:rsidRDefault="009D5C08" w:rsidP="00A11E3D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ทำนองเดียวกันเราสามารถใช้คำถามร่วมและคำตอบร่วมพร้อมกันได้ ตัวอย่างเช่น</w:t>
      </w:r>
    </w:p>
    <w:p w14:paraId="7A90E71D" w14:textId="6437F618" w:rsidR="007B1303" w:rsidRDefault="007B1303" w:rsidP="007B1303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550E280" wp14:editId="2B2BCBC3">
            <wp:extent cx="1524000" cy="1047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8D31B" w14:textId="6ED609B0" w:rsidR="007B1303" w:rsidRDefault="007B1303" w:rsidP="00880F29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เมื่อถามระบบว่า</w:t>
      </w:r>
      <w:r w:rsidR="00425D87">
        <w:rPr>
          <w:rFonts w:ascii="TH Sarabun New" w:hAnsi="TH Sarabun New" w:cs="TH Sarabun New" w:hint="cs"/>
          <w:sz w:val="32"/>
          <w:szCs w:val="32"/>
          <w:cs/>
        </w:rPr>
        <w:t>สวัสดี</w:t>
      </w:r>
      <w:r w:rsidR="00425D87">
        <w:rPr>
          <w:rFonts w:ascii="TH Sarabun New" w:hAnsi="TH Sarabun New" w:cs="TH Sarabun New"/>
          <w:sz w:val="32"/>
          <w:szCs w:val="32"/>
        </w:rPr>
        <w:t>,</w:t>
      </w:r>
      <w:r w:rsidR="00425D87">
        <w:rPr>
          <w:rFonts w:ascii="TH Sarabun New" w:hAnsi="TH Sarabun New" w:cs="TH Sarabun New" w:hint="cs"/>
          <w:sz w:val="32"/>
          <w:szCs w:val="32"/>
          <w:cs/>
        </w:rPr>
        <w:t>ดีจ้า หรือหวัดดี ระบบอาจตอบว่า สวัสดีค่ะ</w:t>
      </w:r>
      <w:r w:rsidR="00425D87">
        <w:rPr>
          <w:rFonts w:ascii="TH Sarabun New" w:hAnsi="TH Sarabun New" w:cs="TH Sarabun New"/>
          <w:sz w:val="32"/>
          <w:szCs w:val="32"/>
        </w:rPr>
        <w:t xml:space="preserve">, </w:t>
      </w:r>
      <w:r w:rsidR="00425D87">
        <w:rPr>
          <w:rFonts w:ascii="TH Sarabun New" w:hAnsi="TH Sarabun New" w:cs="TH Sarabun New" w:hint="cs"/>
          <w:sz w:val="32"/>
          <w:szCs w:val="32"/>
          <w:cs/>
        </w:rPr>
        <w:t>ยินดีต้อนรับค่ะ หรือมีอะไรให้ช่วยหรอคะ</w:t>
      </w:r>
    </w:p>
    <w:p w14:paraId="243E8E24" w14:textId="381C4C56" w:rsidR="00BB0B1C" w:rsidRDefault="00BB0B1C" w:rsidP="00880F29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อีกทั้งเรายังสามารถใช้การเยื้องเพื่อเป็นการบอกการสนทนาต่อเนื่องได้ </w:t>
      </w:r>
      <w:r w:rsidR="00005E26">
        <w:rPr>
          <w:rFonts w:ascii="TH Sarabun New" w:hAnsi="TH Sarabun New" w:cs="TH Sarabun New" w:hint="cs"/>
          <w:sz w:val="32"/>
          <w:szCs w:val="32"/>
          <w:cs/>
        </w:rPr>
        <w:t xml:space="preserve">โดยการเพิ่มการเยื้องเข้าไปต่อจากคำตอบของคำถามก่อนหน้า </w:t>
      </w:r>
      <w:r>
        <w:rPr>
          <w:rFonts w:ascii="TH Sarabun New" w:hAnsi="TH Sarabun New" w:cs="TH Sarabun New" w:hint="cs"/>
          <w:sz w:val="32"/>
          <w:szCs w:val="32"/>
          <w:cs/>
        </w:rPr>
        <w:t>ตัวอย่างเช่น</w:t>
      </w:r>
    </w:p>
    <w:p w14:paraId="30A94C1F" w14:textId="16BE9A75" w:rsidR="006629C2" w:rsidRDefault="006629C2" w:rsidP="006629C2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523758EE" wp14:editId="23C916BF">
            <wp:extent cx="2371725" cy="2162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827B0" w14:textId="026BAE2D" w:rsidR="006629C2" w:rsidRDefault="006629C2" w:rsidP="00880F29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สังเกตว่า</w:t>
      </w:r>
      <w:r w:rsidRPr="006629C2">
        <w:rPr>
          <w:rFonts w:ascii="TH Sarabun New" w:hAnsi="TH Sarabun New" w:cs="TH Sarabun New"/>
          <w:sz w:val="32"/>
          <w:szCs w:val="32"/>
          <w:cs/>
        </w:rPr>
        <w:t>บริเวณคำว่าหิวข้าวมีการเยื้อง</w:t>
      </w:r>
      <w:r>
        <w:rPr>
          <w:rFonts w:ascii="TH Sarabun New" w:hAnsi="TH Sarabun New" w:cs="TH Sarabun New" w:hint="cs"/>
          <w:sz w:val="32"/>
          <w:szCs w:val="32"/>
          <w:cs/>
        </w:rPr>
        <w:t>ถัด</w:t>
      </w:r>
      <w:r w:rsidRPr="006629C2">
        <w:rPr>
          <w:rFonts w:ascii="TH Sarabun New" w:hAnsi="TH Sarabun New" w:cs="TH Sarabun New"/>
          <w:sz w:val="32"/>
          <w:szCs w:val="32"/>
          <w:cs/>
        </w:rPr>
        <w:t>เข้าไป</w:t>
      </w:r>
      <w:r>
        <w:rPr>
          <w:rFonts w:ascii="TH Sarabun New" w:hAnsi="TH Sarabun New" w:cs="TH Sarabun New" w:hint="cs"/>
          <w:sz w:val="32"/>
          <w:szCs w:val="32"/>
          <w:cs/>
        </w:rPr>
        <w:t>ต่อจากคำตอบของคำถามแรก</w:t>
      </w:r>
      <w:r w:rsidRPr="006629C2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นั่น</w:t>
      </w:r>
      <w:r w:rsidRPr="006629C2">
        <w:rPr>
          <w:rFonts w:ascii="TH Sarabun New" w:hAnsi="TH Sarabun New" w:cs="TH Sarabun New"/>
          <w:sz w:val="32"/>
          <w:szCs w:val="32"/>
          <w:cs/>
        </w:rPr>
        <w:t>หมายถึงการสนทนาต่อเนื่อง เมื่อ</w:t>
      </w:r>
      <w:r>
        <w:rPr>
          <w:rFonts w:ascii="TH Sarabun New" w:hAnsi="TH Sarabun New" w:cs="TH Sarabun New" w:hint="cs"/>
          <w:sz w:val="32"/>
          <w:szCs w:val="32"/>
          <w:cs/>
        </w:rPr>
        <w:t>ถามระบบว่า</w:t>
      </w:r>
      <w:r w:rsidRPr="006629C2">
        <w:rPr>
          <w:rFonts w:ascii="TH Sarabun New" w:hAnsi="TH Sarabun New" w:cs="TH Sarabun New"/>
          <w:sz w:val="32"/>
          <w:szCs w:val="32"/>
          <w:cs/>
        </w:rPr>
        <w:t xml:space="preserve"> สวัสดี ตัวแปลภาษาจะตอบว่า สวัสดีค่ะ </w:t>
      </w:r>
      <w:r>
        <w:rPr>
          <w:rFonts w:ascii="TH Sarabun New" w:hAnsi="TH Sarabun New" w:cs="TH Sarabun New" w:hint="cs"/>
          <w:sz w:val="32"/>
          <w:szCs w:val="32"/>
          <w:cs/>
        </w:rPr>
        <w:t>แต่เมื่อ</w:t>
      </w:r>
      <w:r w:rsidRPr="006629C2">
        <w:rPr>
          <w:rFonts w:ascii="TH Sarabun New" w:hAnsi="TH Sarabun New" w:cs="TH Sarabun New"/>
          <w:sz w:val="32"/>
          <w:szCs w:val="32"/>
          <w:cs/>
        </w:rPr>
        <w:t>เรา</w:t>
      </w:r>
      <w:r>
        <w:rPr>
          <w:rFonts w:ascii="TH Sarabun New" w:hAnsi="TH Sarabun New" w:cs="TH Sarabun New" w:hint="cs"/>
          <w:sz w:val="32"/>
          <w:szCs w:val="32"/>
          <w:cs/>
        </w:rPr>
        <w:t>ถามระบบ</w:t>
      </w:r>
      <w:r w:rsidRPr="006629C2">
        <w:rPr>
          <w:rFonts w:ascii="TH Sarabun New" w:hAnsi="TH Sarabun New" w:cs="TH Sarabun New"/>
          <w:sz w:val="32"/>
          <w:szCs w:val="32"/>
          <w:cs/>
        </w:rPr>
        <w:t xml:space="preserve">ต่อด้วยคำว่า หิวข้าว ระบบจะตอบกลับมาว่า ไปกินสิค่ะ ซึ่งช่วงนี้จะเป็นการสนทนาต่อเนื่องซึ่งตอนนี้มี </w:t>
      </w:r>
      <w:r w:rsidRPr="006629C2">
        <w:rPr>
          <w:rFonts w:ascii="TH Sarabun New" w:hAnsi="TH Sarabun New" w:cs="TH Sarabun New"/>
          <w:sz w:val="32"/>
          <w:szCs w:val="32"/>
        </w:rPr>
        <w:t xml:space="preserve">2 </w:t>
      </w:r>
      <w:r w:rsidRPr="006629C2">
        <w:rPr>
          <w:rFonts w:ascii="TH Sarabun New" w:hAnsi="TH Sarabun New" w:cs="TH Sarabun New"/>
          <w:sz w:val="32"/>
          <w:szCs w:val="32"/>
          <w:cs/>
        </w:rPr>
        <w:t>ทางเลือกคือ ไม</w:t>
      </w:r>
      <w:r>
        <w:rPr>
          <w:rFonts w:ascii="TH Sarabun New" w:hAnsi="TH Sarabun New" w:cs="TH Sarabun New"/>
          <w:sz w:val="32"/>
          <w:szCs w:val="32"/>
          <w:cs/>
        </w:rPr>
        <w:t>่มีเงิน กับไม่หิวแล้ว ซึ่งหากถามระบบต่อว่า</w:t>
      </w:r>
      <w:r w:rsidRPr="006629C2">
        <w:rPr>
          <w:rFonts w:ascii="TH Sarabun New" w:hAnsi="TH Sarabun New" w:cs="TH Sarabun New"/>
          <w:sz w:val="32"/>
          <w:szCs w:val="32"/>
          <w:cs/>
        </w:rPr>
        <w:t xml:space="preserve">ว่าไม่มีเงิน </w:t>
      </w:r>
      <w:r>
        <w:rPr>
          <w:rFonts w:ascii="TH Sarabun New" w:hAnsi="TH Sarabun New" w:cs="TH Sarabun New" w:hint="cs"/>
          <w:sz w:val="32"/>
          <w:szCs w:val="32"/>
          <w:cs/>
        </w:rPr>
        <w:t>ระบบ</w:t>
      </w:r>
      <w:r w:rsidRPr="006629C2">
        <w:rPr>
          <w:rFonts w:ascii="TH Sarabun New" w:hAnsi="TH Sarabun New" w:cs="TH Sarabun New"/>
          <w:sz w:val="32"/>
          <w:szCs w:val="32"/>
          <w:cs/>
        </w:rPr>
        <w:t xml:space="preserve">จะตอบว่า เดี๋ยวให้ยืมค่ะ แต่หากเรากรอกว่านอนละ </w:t>
      </w:r>
      <w:r>
        <w:rPr>
          <w:rFonts w:ascii="TH Sarabun New" w:hAnsi="TH Sarabun New" w:cs="TH Sarabun New" w:hint="cs"/>
          <w:sz w:val="32"/>
          <w:szCs w:val="32"/>
          <w:cs/>
        </w:rPr>
        <w:t>ระบบ</w:t>
      </w:r>
      <w:r w:rsidRPr="006629C2">
        <w:rPr>
          <w:rFonts w:ascii="TH Sarabun New" w:hAnsi="TH Sarabun New" w:cs="TH Sarabun New"/>
          <w:sz w:val="32"/>
          <w:szCs w:val="32"/>
          <w:cs/>
        </w:rPr>
        <w:t>จะออกจากการสนทนาต่อเนื่องแล้วตอบว่า ฝันดีค่ะ</w:t>
      </w:r>
    </w:p>
    <w:p w14:paraId="78059F81" w14:textId="31EEE5CF" w:rsidR="00F5326F" w:rsidRDefault="00F5326F" w:rsidP="00F5326F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F5326F">
        <w:rPr>
          <w:rFonts w:ascii="TH Sarabun New" w:hAnsi="TH Sarabun New" w:cs="TH Sarabun New"/>
          <w:b/>
          <w:bCs/>
          <w:sz w:val="36"/>
          <w:szCs w:val="36"/>
          <w:cs/>
        </w:rPr>
        <w:t>ความคิดเห็น</w:t>
      </w:r>
    </w:p>
    <w:p w14:paraId="34F2F451" w14:textId="3A394A11" w:rsidR="00F5326F" w:rsidRDefault="00F5326F" w:rsidP="00880F29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6"/>
          <w:szCs w:val="36"/>
        </w:rPr>
        <w:tab/>
      </w:r>
      <w:r w:rsidRPr="00F5326F">
        <w:rPr>
          <w:rFonts w:ascii="TH Sarabun New" w:hAnsi="TH Sarabun New" w:cs="TH Sarabun New"/>
          <w:sz w:val="32"/>
          <w:szCs w:val="32"/>
          <w:cs/>
        </w:rPr>
        <w:t>ความคิดเห็นหรือคอมเมนต์ (</w:t>
      </w:r>
      <w:r w:rsidRPr="00F5326F">
        <w:rPr>
          <w:rFonts w:ascii="TH Sarabun New" w:hAnsi="TH Sarabun New" w:cs="TH Sarabun New"/>
          <w:sz w:val="32"/>
          <w:szCs w:val="32"/>
        </w:rPr>
        <w:t>Comment</w:t>
      </w:r>
      <w:r w:rsidRPr="00F5326F">
        <w:rPr>
          <w:rFonts w:ascii="TH Sarabun New" w:hAnsi="TH Sarabun New" w:cs="TH Sarabun New"/>
          <w:sz w:val="32"/>
          <w:szCs w:val="32"/>
          <w:cs/>
        </w:rPr>
        <w:t>) ใช้เพื่อบอกความคิดเห็นของเราลงไปในโค้ด โดยความคิดเห็นนั้นมีไว้เพื่อให้มนุษย์อ่านเท่านั้น เพื่อให้ผู้เขียนโค้ดสามารถจำได้ว่าโค้ดที่ตัวเองเขียนมีไว้ใช้งานอย่างไร โดยความคิดเห็นนั้นจะไม่ถูกนำไปประมวลผลโดยตัวแปลภาษา</w:t>
      </w:r>
    </w:p>
    <w:p w14:paraId="42DB3D26" w14:textId="77777777" w:rsidR="00B9317D" w:rsidRDefault="00B9317D" w:rsidP="00F5326F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025AE02D" w14:textId="74A0580F" w:rsidR="00F5326F" w:rsidRDefault="00F5326F" w:rsidP="00F5326F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 w:rsidRPr="00F5326F">
        <w:rPr>
          <w:rFonts w:ascii="TH Sarabun New" w:hAnsi="TH Sarabun New" w:cs="TH Sarabun New" w:hint="cs"/>
          <w:b/>
          <w:bCs/>
          <w:sz w:val="32"/>
          <w:szCs w:val="32"/>
          <w:cs/>
        </w:rPr>
        <w:t>ความคิดเห็นบรรทัดเดียว</w:t>
      </w:r>
    </w:p>
    <w:p w14:paraId="465F1BEE" w14:textId="5043BE27" w:rsidR="00F5326F" w:rsidRDefault="00F5326F" w:rsidP="00880F29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F5326F">
        <w:rPr>
          <w:rFonts w:ascii="TH Sarabun New" w:hAnsi="TH Sarabun New" w:cs="TH Sarabun New"/>
          <w:sz w:val="32"/>
          <w:szCs w:val="32"/>
          <w:cs/>
        </w:rPr>
        <w:t xml:space="preserve">ใช้เครื่องหมาย </w:t>
      </w:r>
      <w:r w:rsidRPr="00F5326F">
        <w:rPr>
          <w:rFonts w:ascii="TH Sarabun New" w:hAnsi="TH Sarabun New" w:cs="TH Sarabun New"/>
          <w:sz w:val="32"/>
          <w:szCs w:val="32"/>
        </w:rPr>
        <w:t xml:space="preserve"># </w:t>
      </w:r>
      <w:r w:rsidRPr="00F5326F">
        <w:rPr>
          <w:rFonts w:ascii="TH Sarabun New" w:hAnsi="TH Sarabun New" w:cs="TH Sarabun New"/>
          <w:sz w:val="32"/>
          <w:szCs w:val="32"/>
          <w:cs/>
        </w:rPr>
        <w:t>เพื่อระบุว่าเป็นความคิดเห็นบรรทัดเดียว โดยตัวแปลภาษาจะไม่นำข้อความหลังเครื่องหมายไปประมวลผล ตัวอย่างเช่น</w:t>
      </w:r>
    </w:p>
    <w:p w14:paraId="51E2D035" w14:textId="49F2C459" w:rsidR="00F5326F" w:rsidRDefault="00F5326F" w:rsidP="00F5326F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2FF0B07E" wp14:editId="378B372E">
            <wp:extent cx="1704975" cy="533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355CA" w14:textId="772FA54F" w:rsidR="00F5326F" w:rsidRDefault="00F5326F" w:rsidP="00F5326F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ความคิดเห็นหลายบรรทัด</w:t>
      </w:r>
    </w:p>
    <w:p w14:paraId="23BED103" w14:textId="2C30100E" w:rsidR="003B7A37" w:rsidRDefault="00F5326F" w:rsidP="00880F29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F5326F">
        <w:rPr>
          <w:rFonts w:ascii="TH Sarabun New" w:hAnsi="TH Sarabun New" w:cs="TH Sarabun New"/>
          <w:sz w:val="32"/>
          <w:szCs w:val="32"/>
          <w:cs/>
        </w:rPr>
        <w:t xml:space="preserve">ใช้เครื่องหมาย </w:t>
      </w:r>
      <w:r w:rsidRPr="00F5326F">
        <w:rPr>
          <w:rFonts w:ascii="TH Sarabun New" w:hAnsi="TH Sarabun New" w:cs="TH Sarabun New"/>
          <w:sz w:val="32"/>
          <w:szCs w:val="32"/>
        </w:rPr>
        <w:t xml:space="preserve">### </w:t>
      </w:r>
      <w:r w:rsidRPr="00F5326F">
        <w:rPr>
          <w:rFonts w:ascii="TH Sarabun New" w:hAnsi="TH Sarabun New" w:cs="TH Sarabun New"/>
          <w:sz w:val="32"/>
          <w:szCs w:val="32"/>
          <w:cs/>
        </w:rPr>
        <w:t>เพื่อระบุว่าเป็นความคิดเห็นหลายบรรทัด โดยต้องปิดท้ายความเห็น</w:t>
      </w:r>
      <w:r w:rsidR="00880F2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5326F">
        <w:rPr>
          <w:rFonts w:ascii="TH Sarabun New" w:hAnsi="TH Sarabun New" w:cs="TH Sarabun New"/>
          <w:sz w:val="32"/>
          <w:szCs w:val="32"/>
          <w:cs/>
        </w:rPr>
        <w:t xml:space="preserve">ด้วย </w:t>
      </w:r>
      <w:r w:rsidRPr="00F5326F">
        <w:rPr>
          <w:rFonts w:ascii="TH Sarabun New" w:hAnsi="TH Sarabun New" w:cs="TH Sarabun New"/>
          <w:sz w:val="32"/>
          <w:szCs w:val="32"/>
        </w:rPr>
        <w:t xml:space="preserve">### </w:t>
      </w:r>
      <w:r w:rsidRPr="00F5326F">
        <w:rPr>
          <w:rFonts w:ascii="TH Sarabun New" w:hAnsi="TH Sarabun New" w:cs="TH Sarabun New"/>
          <w:sz w:val="32"/>
          <w:szCs w:val="32"/>
          <w:cs/>
        </w:rPr>
        <w:t>เสมอ โดยตัวแปลภาษาจะไม่นำข้อความที่อยู่ในช่วงของเครื่องหมายดังกล่าวไปประมวลผล ตัวอย่างเช่น</w:t>
      </w:r>
    </w:p>
    <w:p w14:paraId="19A2E16F" w14:textId="4E2A21FC" w:rsidR="003B7A37" w:rsidRDefault="003B7A37" w:rsidP="003B7A37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9BF72FC" wp14:editId="5440F145">
            <wp:extent cx="1600200" cy="1066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6978A" w14:textId="0FE28C3B" w:rsidR="003B7A37" w:rsidRDefault="003B7A37" w:rsidP="003B7A37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3B7A37">
        <w:rPr>
          <w:rFonts w:ascii="TH Sarabun New" w:hAnsi="TH Sarabun New" w:cs="TH Sarabun New" w:hint="cs"/>
          <w:b/>
          <w:bCs/>
          <w:sz w:val="36"/>
          <w:szCs w:val="36"/>
          <w:cs/>
        </w:rPr>
        <w:t>นิพจน์</w:t>
      </w:r>
    </w:p>
    <w:p w14:paraId="012A79DF" w14:textId="30A6FB16" w:rsidR="003B7A37" w:rsidRDefault="003B7A37" w:rsidP="00880F29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3B7A37">
        <w:rPr>
          <w:rFonts w:ascii="TH Sarabun New" w:hAnsi="TH Sarabun New" w:cs="TH Sarabun New"/>
          <w:sz w:val="32"/>
          <w:szCs w:val="32"/>
          <w:cs/>
        </w:rPr>
        <w:t>นิพจน์ (</w:t>
      </w:r>
      <w:r w:rsidRPr="003B7A37">
        <w:rPr>
          <w:rFonts w:ascii="TH Sarabun New" w:hAnsi="TH Sarabun New" w:cs="TH Sarabun New"/>
          <w:sz w:val="32"/>
          <w:szCs w:val="32"/>
        </w:rPr>
        <w:t>Expression</w:t>
      </w:r>
      <w:r w:rsidRPr="003B7A37">
        <w:rPr>
          <w:rFonts w:ascii="TH Sarabun New" w:hAnsi="TH Sarabun New" w:cs="TH Sarabun New"/>
          <w:sz w:val="32"/>
          <w:szCs w:val="32"/>
          <w:cs/>
        </w:rPr>
        <w:t xml:space="preserve">) คือ รูปแบบสำหรับเปรียบเทียบข้อความว่าเข้าเงื่อนไขหรือไม่ หานิพจน์ตรงกับรูปแบบของศัพท์ที่กรอกเข้ามาจะทำการเรียกคำตอบของคำถามนั้นถัดไป </w:t>
      </w:r>
      <w:r w:rsidR="0005667D">
        <w:rPr>
          <w:rFonts w:ascii="TH Sarabun New" w:hAnsi="TH Sarabun New" w:cs="TH Sarabun New" w:hint="cs"/>
          <w:sz w:val="32"/>
          <w:szCs w:val="32"/>
          <w:cs/>
        </w:rPr>
        <w:t>โดยภาษาไอรินมีนิพจน์ต่างๆ ดังต่อไปนี้</w:t>
      </w:r>
    </w:p>
    <w:p w14:paraId="10FB4327" w14:textId="1319AF1D" w:rsidR="0005667D" w:rsidRDefault="0005667D" w:rsidP="003B7A37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ดอกจันทร์</w:t>
      </w:r>
    </w:p>
    <w:p w14:paraId="5B5FA00F" w14:textId="4F92F6A6" w:rsidR="0005667D" w:rsidRDefault="0005667D" w:rsidP="003B7A37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ดอกจันทร์ </w:t>
      </w:r>
      <w:r>
        <w:rPr>
          <w:rFonts w:ascii="TH Sarabun New" w:hAnsi="TH Sarabun New" w:cs="TH Sarabun New"/>
          <w:sz w:val="32"/>
          <w:szCs w:val="32"/>
          <w:cs/>
        </w:rPr>
        <w:t xml:space="preserve">* </w:t>
      </w:r>
      <w:r>
        <w:rPr>
          <w:rFonts w:ascii="TH Sarabun New" w:hAnsi="TH Sarabun New" w:cs="TH Sarabun New" w:hint="cs"/>
          <w:sz w:val="32"/>
          <w:szCs w:val="32"/>
          <w:cs/>
        </w:rPr>
        <w:t>คือ ต</w:t>
      </w:r>
      <w:r w:rsidRPr="0005667D">
        <w:rPr>
          <w:rFonts w:ascii="TH Sarabun New" w:hAnsi="TH Sarabun New" w:cs="TH Sarabun New"/>
          <w:sz w:val="32"/>
          <w:szCs w:val="32"/>
          <w:cs/>
        </w:rPr>
        <w:t>รงกับทุกตัวอักษร ไม่ว่าตัวอักษรใดก็ตามจะเป็นจริงเสมอ ตัวอย่างเช่น</w:t>
      </w:r>
    </w:p>
    <w:p w14:paraId="540D228F" w14:textId="7EBDEA73" w:rsidR="0005667D" w:rsidRDefault="0005667D" w:rsidP="0005667D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BE53526" wp14:editId="31D1F97A">
            <wp:extent cx="1885950" cy="714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8410D" w14:textId="30988076" w:rsidR="0005667D" w:rsidRDefault="0005667D" w:rsidP="00880F29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เมื่อเราถามคำถามใดกับระบบก็ตามที่ไม่ใช่ สวัสดี ระบบจะตอบกลับมาว่า ขออภัยค่ะ ดิฉันไม่เข้าใจ เนื่องจากนิพจน์ดอกจันทร์แทนตัวอักษรใดก็ได้</w:t>
      </w:r>
    </w:p>
    <w:p w14:paraId="6584F61F" w14:textId="29F27C3A" w:rsidR="0005667D" w:rsidRDefault="0005667D" w:rsidP="0005667D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นอกจากนี้เรายังใช้นิพจน์ดอกจันทร์แทนบางส่วนของประโยคได้เช่น</w:t>
      </w:r>
    </w:p>
    <w:p w14:paraId="569473C4" w14:textId="13C30124" w:rsidR="00D55DFB" w:rsidRDefault="00E97D3D" w:rsidP="00D55DFB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AD5A7FE" wp14:editId="4B01811D">
            <wp:extent cx="1895475" cy="3143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72975" w14:textId="21EC8927" w:rsidR="00D55DFB" w:rsidRDefault="00D55DFB" w:rsidP="00880F29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เมื่อถามระบบว่า ผมว่าเธอน่ารักมาก กับถามระบบว่า ผมว่าเธอสวยมาก ระบบจะตอบกลับมาว่า ทำไมคุณถึงคิดอย่างงั้นละ</w:t>
      </w:r>
    </w:p>
    <w:p w14:paraId="39D6EB46" w14:textId="07C27E1E" w:rsidR="007B6E62" w:rsidRDefault="003A4E7C" w:rsidP="00880F29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แต่ว่าดอกจันทร์นั้นไม่ถือว่าตรงกับความว่างเปล่า ต้องมีอย่างน้อย</w:t>
      </w:r>
      <w:r>
        <w:rPr>
          <w:rFonts w:ascii="TH Sarabun New" w:hAnsi="TH Sarabun New" w:cs="TH Sarabun New"/>
          <w:sz w:val="32"/>
          <w:szCs w:val="32"/>
        </w:rPr>
        <w:t xml:space="preserve"> 1 </w:t>
      </w:r>
      <w:r>
        <w:rPr>
          <w:rFonts w:ascii="TH Sarabun New" w:hAnsi="TH Sarabun New" w:cs="TH Sarabun New" w:hint="cs"/>
          <w:sz w:val="32"/>
          <w:szCs w:val="32"/>
          <w:cs/>
        </w:rPr>
        <w:t>ตัวอักษรขึ้นไป ตัวอย่างเช่นโค้ดด้านบน หากถามระบบว่า ผมว่าเธอมาก จะสังเกตได้ว่า บริเวณที่เป็นดอกจันทร์จะไม่ตรงกับตัวอักษรใดๆเลย ดังนั้นระบบจะไม่ตอบว่าทำไมคุณถึงคิดอย่างงั้นละ จึงขอให้ระวังในส่วนนี้เอาไว้ด้วย</w:t>
      </w:r>
    </w:p>
    <w:p w14:paraId="4B6CFA3F" w14:textId="21CCDB15" w:rsidR="007B6E62" w:rsidRDefault="007B6E62" w:rsidP="007B6E62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B6E62">
        <w:rPr>
          <w:rFonts w:ascii="TH Sarabun New" w:hAnsi="TH Sarabun New" w:cs="TH Sarabun New" w:hint="cs"/>
          <w:b/>
          <w:bCs/>
          <w:sz w:val="32"/>
          <w:szCs w:val="32"/>
          <w:cs/>
        </w:rPr>
        <w:t>วงเล็บ</w:t>
      </w:r>
    </w:p>
    <w:p w14:paraId="4AFD67CE" w14:textId="4F9953DA" w:rsidR="007B6E62" w:rsidRDefault="007B6E62" w:rsidP="007B6E62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7B6E62">
        <w:rPr>
          <w:rFonts w:ascii="TH Sarabun New" w:hAnsi="TH Sarabun New" w:cs="TH Sarabun New"/>
          <w:sz w:val="32"/>
          <w:szCs w:val="32"/>
          <w:cs/>
        </w:rPr>
        <w:t>(</w:t>
      </w:r>
      <w:r w:rsidR="00907FC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B6E62">
        <w:rPr>
          <w:rFonts w:ascii="TH Sarabun New" w:hAnsi="TH Sarabun New" w:cs="TH Sarabun New"/>
          <w:sz w:val="32"/>
          <w:szCs w:val="32"/>
          <w:cs/>
        </w:rPr>
        <w:t xml:space="preserve">) คือ เลือก คำใดคำหนึ่งจากในวงเล็บ แบ่งคำออกจากกันด้วยเครื่องหมาย </w:t>
      </w:r>
      <w:r w:rsidRPr="007B6E62">
        <w:rPr>
          <w:rFonts w:ascii="TH Sarabun New" w:hAnsi="TH Sarabun New" w:cs="TH Sarabun New"/>
          <w:sz w:val="32"/>
          <w:szCs w:val="32"/>
        </w:rPr>
        <w:t xml:space="preserve">| </w:t>
      </w:r>
      <w:r w:rsidRPr="007B6E62">
        <w:rPr>
          <w:rFonts w:ascii="TH Sarabun New" w:hAnsi="TH Sarabun New" w:cs="TH Sarabun New"/>
          <w:sz w:val="32"/>
          <w:szCs w:val="32"/>
          <w:cs/>
        </w:rPr>
        <w:t>ตัวอย่างเช่น</w:t>
      </w:r>
    </w:p>
    <w:p w14:paraId="3832ED55" w14:textId="49A39BE5" w:rsidR="007B6E62" w:rsidRDefault="007B6E62" w:rsidP="007B6E62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429ABAFA" wp14:editId="5D490FAA">
            <wp:extent cx="1362075" cy="3238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074CA" w14:textId="64FE58F7" w:rsidR="007B6E62" w:rsidRDefault="007B6E62" w:rsidP="00880F29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เมื่อถามระบบว่า หิวไหม หรือถามว่า หิวหรือไม่ ระบบจะตอบกลับมาว่า หิวแล้วแล้วค่ะ เนื่องจากคำว่าไหมและคำว่าหรือไม่เป็นคำใดคำหนึ่งจากในวงเล็บ แต่หากถามว่าหิวมะ</w:t>
      </w:r>
      <w:r w:rsidR="00D14105">
        <w:rPr>
          <w:rFonts w:ascii="TH Sarabun New" w:hAnsi="TH Sarabun New" w:cs="TH Sarabun New" w:hint="cs"/>
          <w:sz w:val="32"/>
          <w:szCs w:val="32"/>
          <w:cs/>
        </w:rPr>
        <w:t xml:space="preserve"> ระบบจะไม่ตอบว่าหิวแล้วค่ะ เนื่องจากคำว่ามะ</w:t>
      </w:r>
      <w:r w:rsidR="009D52A5">
        <w:rPr>
          <w:rFonts w:ascii="TH Sarabun New" w:hAnsi="TH Sarabun New" w:cs="TH Sarabun New" w:hint="cs"/>
          <w:sz w:val="32"/>
          <w:szCs w:val="32"/>
          <w:cs/>
        </w:rPr>
        <w:t xml:space="preserve"> ไม่ได้ตรงกับคำใดคำหนึ่งในวงเล็บ</w:t>
      </w:r>
    </w:p>
    <w:p w14:paraId="2DF88C0C" w14:textId="4FA8DB52" w:rsidR="00907FC4" w:rsidRDefault="00907FC4" w:rsidP="00907FC4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วงเล็บก้ามปู</w:t>
      </w:r>
    </w:p>
    <w:p w14:paraId="1BF2AD29" w14:textId="4832BD6B" w:rsidR="00907FC4" w:rsidRDefault="00907FC4" w:rsidP="00907FC4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907FC4">
        <w:rPr>
          <w:rFonts w:ascii="TH Sarabun New" w:hAnsi="TH Sarabun New" w:cs="TH Sarabun New"/>
          <w:sz w:val="32"/>
          <w:szCs w:val="32"/>
          <w:cs/>
        </w:rPr>
        <w:t>[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07FC4">
        <w:rPr>
          <w:rFonts w:ascii="TH Sarabun New" w:hAnsi="TH Sarabun New" w:cs="TH Sarabun New"/>
          <w:sz w:val="32"/>
          <w:szCs w:val="32"/>
          <w:cs/>
        </w:rPr>
        <w:t xml:space="preserve">] คือ อาจ มีคำใดคำหนึ่งจากในวงเล็บ แบ่งคำออกจากกันด้วยเครื่องหมาย </w:t>
      </w:r>
      <w:r w:rsidRPr="00907FC4">
        <w:rPr>
          <w:rFonts w:ascii="TH Sarabun New" w:hAnsi="TH Sarabun New" w:cs="TH Sarabun New"/>
          <w:sz w:val="32"/>
          <w:szCs w:val="32"/>
        </w:rPr>
        <w:t xml:space="preserve">| </w:t>
      </w:r>
      <w:r w:rsidRPr="00907FC4">
        <w:rPr>
          <w:rFonts w:ascii="TH Sarabun New" w:hAnsi="TH Sarabun New" w:cs="TH Sarabun New"/>
          <w:sz w:val="32"/>
          <w:szCs w:val="32"/>
          <w:cs/>
        </w:rPr>
        <w:t>ตัวอย่างเช่น</w:t>
      </w:r>
    </w:p>
    <w:p w14:paraId="5D9988F0" w14:textId="6FC95502" w:rsidR="00907FC4" w:rsidRDefault="00907FC4" w:rsidP="00907FC4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6D62DD0A" wp14:editId="7416D18C">
            <wp:extent cx="1390650" cy="3333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F1295" w14:textId="263FBC78" w:rsidR="00907FC4" w:rsidRDefault="00907FC4" w:rsidP="00880F29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เมื่อถามระบบว่า สวัสดี</w:t>
      </w:r>
      <w:r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>สวัสดีครับ หรือสวัสดีค่ะ ระบบจะตอบกลับมาว่า สวัสดีค่ะ แต่หากถามระบบว่าสวัสดีนะ ระบบจะไม่ตอบกลับมาว่าสวัสดีค่ะ เนื่อจากไม่ได้บอกกับระบบว่าจากมีคำว่า นะ อยู่ด้านหลัง</w:t>
      </w:r>
    </w:p>
    <w:p w14:paraId="762E1D3C" w14:textId="5B75E817" w:rsidR="00907FC4" w:rsidRDefault="00907FC4" w:rsidP="00907FC4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และเรายังสามารถใช้เครื่องหมายวงเล็บก้ามปูร่วมกับดอกจันทร์ได้ ตัวอย่างเช่น</w:t>
      </w:r>
    </w:p>
    <w:p w14:paraId="55558E93" w14:textId="4C2C0FBC" w:rsidR="00907FC4" w:rsidRDefault="00907FC4" w:rsidP="00907FC4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5964FDC6" wp14:editId="05BA1808">
            <wp:extent cx="1038225" cy="3429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489EB" w14:textId="52FBD066" w:rsidR="00907FC4" w:rsidRDefault="00907FC4" w:rsidP="00880F29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นิพจน์นี้มีความหมายว่าอาจมีตัวอักษรใดก็ได้ ดังนั้นจะตรงกับข้อความที่มี หรือไม่มีตัวอักษรต่อท้ายก็ได้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ดังนั้นจึงสามารถตรงกับข้อความว่า สวัสดีจ้า สวัสดีค่ะ หรือสวัสดีก็ได้</w:t>
      </w:r>
    </w:p>
    <w:p w14:paraId="2176A868" w14:textId="3A71D2C0" w:rsidR="00877DFB" w:rsidRDefault="00877DFB" w:rsidP="00877DFB">
      <w:pPr>
        <w:spacing w:line="240" w:lineRule="auto"/>
        <w:rPr>
          <w:rFonts w:ascii="TH Sarabun New" w:hAnsi="TH Sarabun New" w:cs="TH Sarabun New"/>
          <w:b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ส่วนหัว</w:t>
      </w:r>
    </w:p>
    <w:p w14:paraId="3BAED3EF" w14:textId="6661FA71" w:rsidR="00877DFB" w:rsidRDefault="00877DFB" w:rsidP="00880F29">
      <w:pPr>
        <w:jc w:val="thaiDistribute"/>
        <w:rPr>
          <w:rFonts w:ascii="TH Sarabun New" w:hAnsi="TH Sarabun New" w:cs="TH Sarabun New"/>
          <w:b/>
          <w:sz w:val="32"/>
          <w:szCs w:val="32"/>
        </w:rPr>
      </w:pPr>
      <w:r>
        <w:rPr>
          <w:rFonts w:ascii="TH Sarabun New" w:hAnsi="TH Sarabun New" w:cs="TH Sarabun New"/>
          <w:b/>
          <w:sz w:val="32"/>
          <w:szCs w:val="32"/>
          <w:cs/>
        </w:rPr>
        <w:tab/>
      </w:r>
      <w:r w:rsidRPr="00877DFB">
        <w:rPr>
          <w:rFonts w:ascii="TH Sarabun New" w:hAnsi="TH Sarabun New" w:cs="TH Sarabun New"/>
          <w:b/>
          <w:sz w:val="32"/>
          <w:szCs w:val="32"/>
          <w:cs/>
        </w:rPr>
        <w:t xml:space="preserve">ส่วนหัวมีไว้สำหรับการประกาศตัวแปรโดยส่วนหัวจะเริ่มต้นด้วยขีดกลาง - 3 ขีด และปิดด้วยขีดกลางอีก 3 ขีด </w:t>
      </w:r>
      <w:r>
        <w:rPr>
          <w:rFonts w:ascii="TH Sarabun New" w:hAnsi="TH Sarabun New" w:cs="TH Sarabun New" w:hint="cs"/>
          <w:b/>
          <w:sz w:val="32"/>
          <w:szCs w:val="32"/>
          <w:cs/>
        </w:rPr>
        <w:t>โดยการกำหนดตัวแปรนั้นจะใช้เครื่องหมาย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bCs/>
          <w:sz w:val="32"/>
          <w:szCs w:val="32"/>
        </w:rPr>
        <w:t>&lt;</w:t>
      </w:r>
      <w:r w:rsidRPr="0075704E">
        <w:rPr>
          <w:rFonts w:ascii="TH Sarabun New" w:hAnsi="TH Sarabun New" w:cs="TH Sarabun New"/>
          <w:b/>
          <w:sz w:val="32"/>
          <w:szCs w:val="32"/>
          <w:cs/>
        </w:rPr>
        <w:t>-</w:t>
      </w:r>
      <w:r w:rsidR="0075704E">
        <w:rPr>
          <w:rFonts w:ascii="TH Sarabun New" w:hAnsi="TH Sarabun New" w:cs="TH Sarabun New" w:hint="cs"/>
          <w:bCs/>
          <w:sz w:val="32"/>
          <w:szCs w:val="32"/>
          <w:cs/>
        </w:rPr>
        <w:t xml:space="preserve"> </w:t>
      </w:r>
      <w:r w:rsidR="0075704E">
        <w:rPr>
          <w:rFonts w:ascii="TH Sarabun New" w:hAnsi="TH Sarabun New" w:cs="TH Sarabun New" w:hint="cs"/>
          <w:b/>
          <w:sz w:val="32"/>
          <w:szCs w:val="32"/>
          <w:cs/>
        </w:rPr>
        <w:t>โดยการตั้งชื่อตัวแปรนั้น สามารถตั้งโดยใช้ตัวหรือตัวอักษรก็ได้แต่ห้ามขึ้นตั้นด้วยตัวเลข</w:t>
      </w:r>
      <w:r>
        <w:rPr>
          <w:rFonts w:ascii="TH Sarabun New" w:hAnsi="TH Sarabun New" w:cs="TH Sarabun New"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sz w:val="32"/>
          <w:szCs w:val="32"/>
          <w:cs/>
        </w:rPr>
        <w:t>ตัวอย่างเช่น</w:t>
      </w:r>
    </w:p>
    <w:p w14:paraId="6636341A" w14:textId="4CA226DB" w:rsidR="00877DFB" w:rsidRDefault="00877DFB" w:rsidP="00877DFB">
      <w:pPr>
        <w:jc w:val="center"/>
        <w:rPr>
          <w:rFonts w:ascii="TH Sarabun New" w:hAnsi="TH Sarabun New" w:cs="TH Sarabun New"/>
          <w:b/>
          <w:sz w:val="32"/>
          <w:szCs w:val="32"/>
        </w:rPr>
      </w:pPr>
      <w:r>
        <w:rPr>
          <w:rFonts w:ascii="TH Sarabun New" w:hAnsi="TH Sarabun New" w:cs="TH Sarabun New"/>
          <w:b/>
          <w:noProof/>
          <w:sz w:val="32"/>
          <w:szCs w:val="32"/>
        </w:rPr>
        <w:lastRenderedPageBreak/>
        <w:drawing>
          <wp:inline distT="0" distB="0" distL="0" distR="0" wp14:anchorId="55F6B9E9" wp14:editId="15D083B0">
            <wp:extent cx="1463040" cy="82296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97F52" w14:textId="21CD0E1C" w:rsidR="00B44AB9" w:rsidRDefault="00B44AB9" w:rsidP="00880F29">
      <w:pPr>
        <w:jc w:val="thaiDistribute"/>
        <w:rPr>
          <w:rFonts w:ascii="TH Sarabun New" w:hAnsi="TH Sarabun New" w:cs="TH Sarabun New"/>
          <w:b/>
          <w:sz w:val="32"/>
          <w:szCs w:val="32"/>
        </w:rPr>
      </w:pPr>
      <w:r>
        <w:rPr>
          <w:rFonts w:ascii="TH Sarabun New" w:hAnsi="TH Sarabun New" w:cs="TH Sarabun New"/>
          <w:bCs/>
          <w:sz w:val="32"/>
          <w:szCs w:val="32"/>
        </w:rPr>
        <w:tab/>
      </w:r>
      <w:r w:rsidRPr="00B44AB9">
        <w:rPr>
          <w:rFonts w:ascii="TH Sarabun New" w:hAnsi="TH Sarabun New" w:cs="TH Sarabun New"/>
          <w:b/>
          <w:sz w:val="32"/>
          <w:szCs w:val="32"/>
          <w:cs/>
        </w:rPr>
        <w:t xml:space="preserve">โดยจากตัวอย่างโค้ดคือการประกาศตัวแปร 3 ตัว ตัวแปรแรกชื่อ </w:t>
      </w:r>
      <w:r w:rsidRPr="00B44AB9">
        <w:rPr>
          <w:rFonts w:ascii="TH Sarabun New" w:hAnsi="TH Sarabun New" w:cs="TH Sarabun New"/>
          <w:bCs/>
          <w:sz w:val="32"/>
          <w:szCs w:val="32"/>
        </w:rPr>
        <w:t>name</w:t>
      </w:r>
      <w:r w:rsidRPr="00B44AB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B44AB9">
        <w:rPr>
          <w:rFonts w:ascii="TH Sarabun New" w:hAnsi="TH Sarabun New" w:cs="TH Sarabun New"/>
          <w:b/>
          <w:sz w:val="32"/>
          <w:szCs w:val="32"/>
          <w:cs/>
        </w:rPr>
        <w:t xml:space="preserve">เก็บค่า ไอริน ตัวแปรที่ 2  ชื่อ </w:t>
      </w:r>
      <w:r w:rsidRPr="00B44AB9">
        <w:rPr>
          <w:rFonts w:ascii="TH Sarabun New" w:hAnsi="TH Sarabun New" w:cs="TH Sarabun New"/>
          <w:bCs/>
          <w:sz w:val="32"/>
          <w:szCs w:val="32"/>
        </w:rPr>
        <w:t>gender</w:t>
      </w:r>
      <w:r w:rsidRPr="00B44AB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B44AB9">
        <w:rPr>
          <w:rFonts w:ascii="TH Sarabun New" w:hAnsi="TH Sarabun New" w:cs="TH Sarabun New"/>
          <w:b/>
          <w:sz w:val="32"/>
          <w:szCs w:val="32"/>
          <w:cs/>
        </w:rPr>
        <w:t>เก็บค่าหญิง ตัวแปรที่ 3 เก็บค่า 18</w:t>
      </w:r>
    </w:p>
    <w:p w14:paraId="222B4E3F" w14:textId="5A56AA21" w:rsidR="00B44AB9" w:rsidRPr="00B44AB9" w:rsidRDefault="00B44AB9" w:rsidP="00B44AB9">
      <w:pPr>
        <w:rPr>
          <w:rFonts w:ascii="TH Sarabun New" w:hAnsi="TH Sarabun New" w:cs="TH Sarabun New"/>
          <w:bCs/>
          <w:sz w:val="32"/>
          <w:szCs w:val="32"/>
        </w:rPr>
      </w:pPr>
      <w:r w:rsidRPr="00B44AB9">
        <w:rPr>
          <w:rFonts w:ascii="TH Sarabun New" w:hAnsi="TH Sarabun New" w:cs="TH Sarabun New"/>
          <w:bCs/>
          <w:sz w:val="36"/>
          <w:szCs w:val="36"/>
          <w:cs/>
        </w:rPr>
        <w:t>การเข้าถึงตัวแปร</w:t>
      </w:r>
    </w:p>
    <w:p w14:paraId="49C9A8F3" w14:textId="501F83CF" w:rsidR="00B44AB9" w:rsidRDefault="00B44AB9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B44AB9">
        <w:rPr>
          <w:rFonts w:ascii="TH Sarabun New" w:hAnsi="TH Sarabun New" w:cs="TH Sarabun New"/>
          <w:b/>
          <w:sz w:val="32"/>
          <w:szCs w:val="32"/>
          <w:cs/>
        </w:rPr>
        <w:tab/>
        <w:t xml:space="preserve">การเข้าถึงตัวแปรสามารถทำได้โดยการใช้เครื่องหมายปีกกา </w:t>
      </w:r>
      <w:r w:rsidRPr="00B44AB9">
        <w:rPr>
          <w:rFonts w:ascii="TH Sarabun New" w:hAnsi="TH Sarabun New" w:cs="TH Sarabun New"/>
          <w:bCs/>
          <w:sz w:val="32"/>
          <w:szCs w:val="32"/>
        </w:rPr>
        <w:t xml:space="preserve">{ } </w:t>
      </w:r>
      <w:r w:rsidRPr="00B44AB9">
        <w:rPr>
          <w:rFonts w:ascii="TH Sarabun New" w:hAnsi="TH Sarabun New" w:cs="TH Sarabun New"/>
          <w:b/>
          <w:sz w:val="32"/>
          <w:szCs w:val="32"/>
          <w:cs/>
        </w:rPr>
        <w:t xml:space="preserve">โดยแบ่งตัวแปรเป็น </w:t>
      </w:r>
      <w:r w:rsidRPr="00B44AB9">
        <w:rPr>
          <w:rFonts w:ascii="TH Sarabun New" w:hAnsi="TH Sarabun New" w:cs="TH Sarabun New"/>
          <w:sz w:val="32"/>
          <w:szCs w:val="32"/>
        </w:rPr>
        <w:t xml:space="preserve">2 </w:t>
      </w:r>
      <w:r w:rsidRPr="00B44AB9">
        <w:rPr>
          <w:rFonts w:ascii="TH Sarabun New" w:hAnsi="TH Sarabun New" w:cs="TH Sarabun New"/>
          <w:sz w:val="32"/>
          <w:szCs w:val="32"/>
          <w:cs/>
        </w:rPr>
        <w:t>ประเภทได้</w:t>
      </w:r>
      <w:r>
        <w:rPr>
          <w:rFonts w:ascii="TH Sarabun New" w:hAnsi="TH Sarabun New" w:cs="TH Sarabun New" w:hint="cs"/>
          <w:sz w:val="32"/>
          <w:szCs w:val="32"/>
          <w:cs/>
        </w:rPr>
        <w:t>แก่ตัวแปรทั่วไปและตัวแปรตามเหตุการณ์</w:t>
      </w:r>
    </w:p>
    <w:p w14:paraId="43EA5B31" w14:textId="77777777" w:rsidR="00B44AB9" w:rsidRDefault="00B44AB9" w:rsidP="00B44AB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ตัวแปรทั่วไป</w:t>
      </w:r>
    </w:p>
    <w:p w14:paraId="3F79506E" w14:textId="77FFDFBB" w:rsidR="00B44AB9" w:rsidRDefault="00B44AB9" w:rsidP="00880F29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44AB9">
        <w:rPr>
          <w:rFonts w:ascii="TH Sarabun New" w:hAnsi="TH Sarabun New" w:cs="TH Sarabun New"/>
          <w:sz w:val="32"/>
          <w:szCs w:val="32"/>
          <w:cs/>
        </w:rPr>
        <w:t xml:space="preserve">คือตัวแปรที่ประกาศไว้บนส่วนหัวของไฟล์ สามารถเรียกใช้งานได้โดยเขียนว่า </w:t>
      </w:r>
      <w:r w:rsidRPr="00B44AB9">
        <w:rPr>
          <w:rFonts w:ascii="TH Sarabun New" w:hAnsi="TH Sarabun New" w:cs="TH Sarabun New"/>
          <w:sz w:val="32"/>
          <w:szCs w:val="32"/>
        </w:rPr>
        <w:t>{</w:t>
      </w:r>
      <w:r w:rsidRPr="00B44AB9">
        <w:rPr>
          <w:rFonts w:ascii="TH Sarabun New" w:hAnsi="TH Sarabun New" w:cs="TH Sarabun New"/>
          <w:sz w:val="32"/>
          <w:szCs w:val="32"/>
          <w:cs/>
        </w:rPr>
        <w:t>ชื่อตัวแปร</w:t>
      </w:r>
      <w:r w:rsidRPr="00B44AB9">
        <w:rPr>
          <w:rFonts w:ascii="TH Sarabun New" w:hAnsi="TH Sarabun New" w:cs="TH Sarabun New"/>
          <w:sz w:val="32"/>
          <w:szCs w:val="32"/>
        </w:rPr>
        <w:t xml:space="preserve">} </w:t>
      </w:r>
      <w:r w:rsidRPr="00B44AB9">
        <w:rPr>
          <w:rFonts w:ascii="TH Sarabun New" w:hAnsi="TH Sarabun New" w:cs="TH Sarabun New"/>
          <w:sz w:val="32"/>
          <w:szCs w:val="32"/>
          <w:cs/>
        </w:rPr>
        <w:t xml:space="preserve">แล้วตัวแปลภาษาจะทำการแทนค่าของตัวแปรไปยังบริเวณที่ </w:t>
      </w:r>
      <w:r w:rsidRPr="00B44AB9">
        <w:rPr>
          <w:rFonts w:ascii="TH Sarabun New" w:hAnsi="TH Sarabun New" w:cs="TH Sarabun New"/>
          <w:sz w:val="32"/>
          <w:szCs w:val="32"/>
        </w:rPr>
        <w:t>{</w:t>
      </w:r>
      <w:r w:rsidRPr="00B44AB9">
        <w:rPr>
          <w:rFonts w:ascii="TH Sarabun New" w:hAnsi="TH Sarabun New" w:cs="TH Sarabun New"/>
          <w:sz w:val="32"/>
          <w:szCs w:val="32"/>
          <w:cs/>
        </w:rPr>
        <w:t>ชื่อตัวแปร</w:t>
      </w:r>
      <w:r w:rsidRPr="00B44AB9">
        <w:rPr>
          <w:rFonts w:ascii="TH Sarabun New" w:hAnsi="TH Sarabun New" w:cs="TH Sarabun New"/>
          <w:sz w:val="32"/>
          <w:szCs w:val="32"/>
        </w:rPr>
        <w:t xml:space="preserve">} </w:t>
      </w:r>
      <w:r w:rsidRPr="00B44AB9">
        <w:rPr>
          <w:rFonts w:ascii="TH Sarabun New" w:hAnsi="TH Sarabun New" w:cs="TH Sarabun New"/>
          <w:sz w:val="32"/>
          <w:szCs w:val="32"/>
          <w:cs/>
        </w:rPr>
        <w:t>ปรากฏอยู่ ตัวอย่างเช่น</w:t>
      </w:r>
    </w:p>
    <w:p w14:paraId="2E36F714" w14:textId="305AC1E1" w:rsidR="00C20C50" w:rsidRDefault="00C20C50" w:rsidP="00C20C50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BC11FE2" wp14:editId="7A204EC4">
            <wp:extent cx="1571625" cy="8953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C90D5" w14:textId="76D9E0B6" w:rsidR="00C20C50" w:rsidRDefault="00C20C50" w:rsidP="00880F29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เมื่อถามระบบว่า ชื่ออะไร ระบบจะตอบว่า ดิฉันชื่อไอรินค่ะ เนื่องจากตัวแปลภาษาได้แทนค่าของตัวแปร </w:t>
      </w:r>
      <w:r>
        <w:rPr>
          <w:rFonts w:ascii="TH Sarabun New" w:hAnsi="TH Sarabun New" w:cs="TH Sarabun New"/>
          <w:sz w:val="32"/>
          <w:szCs w:val="32"/>
        </w:rPr>
        <w:t xml:space="preserve">name </w:t>
      </w:r>
      <w:r>
        <w:rPr>
          <w:rFonts w:ascii="TH Sarabun New" w:hAnsi="TH Sarabun New" w:cs="TH Sarabun New" w:hint="cs"/>
          <w:sz w:val="32"/>
          <w:szCs w:val="32"/>
          <w:cs/>
        </w:rPr>
        <w:t>ลงไปยังบริเวณที่เขียนว่า</w:t>
      </w:r>
      <w:r>
        <w:rPr>
          <w:rFonts w:ascii="TH Sarabun New" w:hAnsi="TH Sarabun New" w:cs="TH Sarabun New"/>
          <w:sz w:val="32"/>
          <w:szCs w:val="32"/>
        </w:rPr>
        <w:t xml:space="preserve"> {name}</w:t>
      </w:r>
    </w:p>
    <w:p w14:paraId="1F8EA4E6" w14:textId="5FD189CD" w:rsidR="00C20C50" w:rsidRDefault="00C20C50" w:rsidP="00C20C50">
      <w:pPr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นอกจากนี้เรายังสามารถใช้ตัวแปรทั่วไปกับคำถามได้ด้วย ตัวอย่างเช่น</w:t>
      </w:r>
    </w:p>
    <w:p w14:paraId="04A073B7" w14:textId="59EEEFF0" w:rsidR="00780D4C" w:rsidRDefault="00780D4C" w:rsidP="00780D4C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2828397B" wp14:editId="66382E97">
            <wp:extent cx="1638300" cy="895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27715" w14:textId="6FC5C5E0" w:rsidR="00780D4C" w:rsidRDefault="00780D4C" w:rsidP="00880F29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เมื่อเราถามระบบว่า ไอริน ระบบจะตอบกลับว่า เรียกดิฉันทำไมคะ เนื่องจากค่าของตัวแปร </w:t>
      </w:r>
      <w:r>
        <w:rPr>
          <w:rFonts w:ascii="TH Sarabun New" w:hAnsi="TH Sarabun New" w:cs="TH Sarabun New"/>
          <w:sz w:val="32"/>
          <w:szCs w:val="32"/>
        </w:rPr>
        <w:t xml:space="preserve">name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ซึ่งมีค่าเป็นไอริน จะถูกแทนที่ลงในคำถาม ดังนั้นคำถามนั้นจึงเป็นคำว่า ไอริน ทำให้เมื่อถามว่าไอรินแล้วระบบจึงตอบว่า เรียกดิฉันทำไมคะ</w:t>
      </w:r>
    </w:p>
    <w:p w14:paraId="114511DF" w14:textId="21CB5648" w:rsidR="00B9317D" w:rsidRDefault="00B9317D" w:rsidP="00780D4C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10B9B976" w14:textId="77777777" w:rsidR="00B9317D" w:rsidRDefault="00B9317D" w:rsidP="00780D4C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7BE2BC62" w14:textId="10BF974C" w:rsidR="00D744C0" w:rsidRDefault="00D744C0" w:rsidP="00D744C0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ตัวแปรตามเหตุการณ์</w:t>
      </w:r>
    </w:p>
    <w:p w14:paraId="211BF875" w14:textId="5E34DBCB" w:rsidR="00E43658" w:rsidRDefault="00E43658" w:rsidP="00880F29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E43658">
        <w:rPr>
          <w:rFonts w:ascii="TH Sarabun New" w:hAnsi="TH Sarabun New" w:cs="TH Sarabun New"/>
          <w:sz w:val="32"/>
          <w:szCs w:val="32"/>
          <w:cs/>
        </w:rPr>
        <w:t xml:space="preserve">ตัวแปรตามเหตุการณ์จะเกิดขึ้นเมื่อมีการใช้นิพจน์ () และ * เนื่องจากนิพจน์ </w:t>
      </w:r>
      <w:r w:rsidRPr="00E43658">
        <w:rPr>
          <w:rFonts w:ascii="TH Sarabun New" w:hAnsi="TH Sarabun New" w:cs="TH Sarabun New"/>
          <w:sz w:val="32"/>
          <w:szCs w:val="32"/>
        </w:rPr>
        <w:t xml:space="preserve">2 </w:t>
      </w:r>
      <w:r w:rsidRPr="00E43658">
        <w:rPr>
          <w:rFonts w:ascii="TH Sarabun New" w:hAnsi="TH Sarabun New" w:cs="TH Sarabun New"/>
          <w:sz w:val="32"/>
          <w:szCs w:val="32"/>
          <w:cs/>
        </w:rPr>
        <w:t xml:space="preserve">ตัวนี้จะต้องมีค่าใดค่าหนึ่งแน่นอน โดยการเข้าถึงจะใช้ </w:t>
      </w:r>
      <w:r w:rsidRPr="00E43658">
        <w:rPr>
          <w:rFonts w:ascii="TH Sarabun New" w:hAnsi="TH Sarabun New" w:cs="TH Sarabun New"/>
          <w:sz w:val="32"/>
          <w:szCs w:val="32"/>
        </w:rPr>
        <w:t>{</w:t>
      </w:r>
      <w:r w:rsidRPr="00E43658">
        <w:rPr>
          <w:rFonts w:ascii="TH Sarabun New" w:hAnsi="TH Sarabun New" w:cs="TH Sarabun New"/>
          <w:sz w:val="32"/>
          <w:szCs w:val="32"/>
          <w:cs/>
        </w:rPr>
        <w:t>ตำแหน่งของนิพจน์</w:t>
      </w:r>
      <w:r w:rsidRPr="00E43658">
        <w:rPr>
          <w:rFonts w:ascii="TH Sarabun New" w:hAnsi="TH Sarabun New" w:cs="TH Sarabun New"/>
          <w:sz w:val="32"/>
          <w:szCs w:val="32"/>
        </w:rPr>
        <w:t xml:space="preserve">} </w:t>
      </w:r>
      <w:r w:rsidRPr="00E43658">
        <w:rPr>
          <w:rFonts w:ascii="TH Sarabun New" w:hAnsi="TH Sarabun New" w:cs="TH Sarabun New"/>
          <w:sz w:val="32"/>
          <w:szCs w:val="32"/>
          <w:cs/>
        </w:rPr>
        <w:t xml:space="preserve">โดยนับเป็นเลขเริ่มต้นจาก </w:t>
      </w:r>
      <w:r w:rsidRPr="00E43658">
        <w:rPr>
          <w:rFonts w:ascii="TH Sarabun New" w:hAnsi="TH Sarabun New" w:cs="TH Sarabun New"/>
          <w:sz w:val="32"/>
          <w:szCs w:val="32"/>
        </w:rPr>
        <w:t xml:space="preserve">1 </w:t>
      </w:r>
      <w:r w:rsidRPr="00E43658">
        <w:rPr>
          <w:rFonts w:ascii="TH Sarabun New" w:hAnsi="TH Sarabun New" w:cs="TH Sarabun New"/>
          <w:sz w:val="32"/>
          <w:szCs w:val="32"/>
          <w:cs/>
        </w:rPr>
        <w:t>ตัวอย่างเช่น</w:t>
      </w:r>
    </w:p>
    <w:p w14:paraId="2CE0DF3A" w14:textId="2BDCF951" w:rsidR="00E43658" w:rsidRDefault="00E43658" w:rsidP="00E43658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0C63DC3" wp14:editId="4B459B9D">
            <wp:extent cx="2085975" cy="3524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AAB59" w14:textId="422E5144" w:rsidR="006D6F8C" w:rsidRDefault="006D6F8C" w:rsidP="00880F29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เมื่อถามระบบว่า ผมชอบแมว ระบบจะตอบ</w:t>
      </w:r>
      <w:r w:rsidR="00880F29">
        <w:rPr>
          <w:rFonts w:ascii="TH Sarabun New" w:hAnsi="TH Sarabun New" w:cs="TH Sarabun New" w:hint="cs"/>
          <w:sz w:val="32"/>
          <w:szCs w:val="32"/>
          <w:cs/>
        </w:rPr>
        <w:t>กลับมาว่า ทำไมคุณถึงชอบพวกแมวละ</w:t>
      </w:r>
      <w:r>
        <w:rPr>
          <w:rFonts w:ascii="TH Sarabun New" w:hAnsi="TH Sarabun New" w:cs="TH Sarabun New" w:hint="cs"/>
          <w:sz w:val="32"/>
          <w:szCs w:val="32"/>
          <w:cs/>
        </w:rPr>
        <w:t>เนื่องจากคำว่าชอบ ถูกนำไปแทนค่าในตัวแปร</w:t>
      </w:r>
      <w:r>
        <w:rPr>
          <w:rFonts w:ascii="TH Sarabun New" w:hAnsi="TH Sarabun New" w:cs="TH Sarabun New"/>
          <w:sz w:val="32"/>
          <w:szCs w:val="32"/>
        </w:rPr>
        <w:t xml:space="preserve"> {1} </w:t>
      </w:r>
      <w:r>
        <w:rPr>
          <w:rFonts w:ascii="TH Sarabun New" w:hAnsi="TH Sarabun New" w:cs="TH Sarabun New" w:hint="cs"/>
          <w:sz w:val="32"/>
          <w:szCs w:val="32"/>
          <w:cs/>
        </w:rPr>
        <w:t>และคำว่า แมว ถูกนำไปแทนค่าในตัวแปร</w:t>
      </w:r>
      <w:r>
        <w:rPr>
          <w:rFonts w:ascii="TH Sarabun New" w:hAnsi="TH Sarabun New" w:cs="TH Sarabun New"/>
          <w:sz w:val="32"/>
          <w:szCs w:val="32"/>
        </w:rPr>
        <w:t xml:space="preserve"> {2}</w:t>
      </w:r>
    </w:p>
    <w:p w14:paraId="631CCEC7" w14:textId="0B4DE75C" w:rsidR="0038024E" w:rsidRDefault="0038024E" w:rsidP="0038024E">
      <w:pPr>
        <w:rPr>
          <w:rFonts w:ascii="TH Sarabun New" w:hAnsi="TH Sarabun New" w:cs="TH Sarabun New"/>
          <w:b/>
          <w:bCs/>
          <w:sz w:val="36"/>
          <w:szCs w:val="36"/>
        </w:rPr>
      </w:pPr>
      <w:r w:rsidRPr="0045377B">
        <w:rPr>
          <w:rFonts w:ascii="TH Sarabun New" w:hAnsi="TH Sarabun New" w:cs="TH Sarabun New" w:hint="cs"/>
          <w:b/>
          <w:bCs/>
          <w:sz w:val="36"/>
          <w:szCs w:val="36"/>
          <w:cs/>
        </w:rPr>
        <w:t>การเปลี่ยนค่าตัวแปร</w:t>
      </w:r>
    </w:p>
    <w:p w14:paraId="46B173D0" w14:textId="39181520" w:rsidR="004A1510" w:rsidRDefault="004A1510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ab/>
      </w:r>
      <w:r w:rsidRPr="004A1510">
        <w:rPr>
          <w:rFonts w:ascii="TH Sarabun New" w:hAnsi="TH Sarabun New" w:cs="TH Sarabun New" w:hint="cs"/>
          <w:b/>
          <w:sz w:val="32"/>
          <w:szCs w:val="32"/>
          <w:cs/>
        </w:rPr>
        <w:t>เ</w:t>
      </w:r>
      <w:r w:rsidRPr="004A1510">
        <w:rPr>
          <w:rFonts w:ascii="TH Sarabun New" w:hAnsi="TH Sarabun New" w:cs="TH Sarabun New"/>
          <w:sz w:val="32"/>
          <w:szCs w:val="32"/>
          <w:cs/>
        </w:rPr>
        <w:t xml:space="preserve">ราสามารถเปลี่ยนแปลงค่าของตัวแปรแบบทั่วไป ที่มีอยู่เดิมได้การกำหนดค่าตัวแปรเข้าไปใหม่แบบพลวัตโดยทำการใช้เครื่องหมาย </w:t>
      </w:r>
      <w:r w:rsidRPr="004A1510">
        <w:rPr>
          <w:rFonts w:ascii="TH Sarabun New" w:hAnsi="TH Sarabun New" w:cs="TH Sarabun New"/>
          <w:sz w:val="32"/>
          <w:szCs w:val="32"/>
        </w:rPr>
        <w:t>&lt;</w:t>
      </w:r>
      <w:r w:rsidRPr="004A1510">
        <w:rPr>
          <w:rFonts w:ascii="TH Sarabun New" w:hAnsi="TH Sarabun New" w:cs="TH Sarabun New"/>
          <w:sz w:val="32"/>
          <w:szCs w:val="32"/>
          <w:cs/>
        </w:rPr>
        <w:t>- เพื่อกำหนดค่าตัวแปรเข้ามาใหม่ภายใต้เครื่องหมายปีกกา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ตัวอย่างเช่น</w:t>
      </w:r>
    </w:p>
    <w:p w14:paraId="6BEF517A" w14:textId="4400222C" w:rsidR="006D535F" w:rsidRDefault="006D535F" w:rsidP="006D535F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A32A8BA" wp14:editId="68CAB7F5">
            <wp:extent cx="3076575" cy="10858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0376F" w14:textId="3C2509E8" w:rsidR="004A1510" w:rsidRDefault="004A075C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จากตัวอย่าง เมื่อถามระบบว่า กินข้าวกัน ระบบจะตอบกลับมาว่า ไอรินกำลังหิวเลยค่ะ เมื่อถามระบบอีกครั้งว่า กินข้าวกัน ระบบจะตอบกลับมาว่า ไอรินอิ่มแล้วค่ะ</w:t>
      </w:r>
    </w:p>
    <w:p w14:paraId="73F9CC1D" w14:textId="1AD5DBBF" w:rsidR="004A075C" w:rsidRDefault="004A075C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7B2D39">
        <w:rPr>
          <w:rFonts w:ascii="TH Sarabun New" w:hAnsi="TH Sarabun New" w:cs="TH Sarabun New" w:hint="cs"/>
          <w:sz w:val="32"/>
          <w:szCs w:val="32"/>
          <w:cs/>
        </w:rPr>
        <w:t>โดยการกำหนดค่านั้นจะทำเมื่อเจอวงเล็บปีกกาที่มีเครื่องหมาย</w:t>
      </w:r>
      <w:r w:rsidR="007B2D39">
        <w:rPr>
          <w:rFonts w:ascii="TH Sarabun New" w:hAnsi="TH Sarabun New" w:cs="TH Sarabun New"/>
          <w:sz w:val="32"/>
          <w:szCs w:val="32"/>
        </w:rPr>
        <w:t xml:space="preserve"> &lt;</w:t>
      </w:r>
      <w:r w:rsidR="007B2D39">
        <w:rPr>
          <w:rFonts w:ascii="TH Sarabun New" w:hAnsi="TH Sarabun New" w:cs="TH Sarabun New"/>
          <w:sz w:val="32"/>
          <w:szCs w:val="32"/>
          <w:cs/>
        </w:rPr>
        <w:t>-</w:t>
      </w:r>
      <w:r w:rsidR="007B2D39">
        <w:rPr>
          <w:rFonts w:ascii="TH Sarabun New" w:hAnsi="TH Sarabun New" w:cs="TH Sarabun New" w:hint="cs"/>
          <w:sz w:val="32"/>
          <w:szCs w:val="32"/>
          <w:cs/>
        </w:rPr>
        <w:t xml:space="preserve"> ดังนั้นหากเราสลับตำแหน่งของ</w:t>
      </w:r>
      <w:r w:rsidR="00A805F8">
        <w:rPr>
          <w:rFonts w:ascii="TH Sarabun New" w:hAnsi="TH Sarabun New" w:cs="TH Sarabun New" w:hint="cs"/>
          <w:sz w:val="32"/>
          <w:szCs w:val="32"/>
          <w:cs/>
        </w:rPr>
        <w:t>วงเล็บปีกกาในโค้ดตัวอย่างด้านเป็น</w:t>
      </w:r>
      <w:r w:rsidR="007B2D3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B2D39">
        <w:rPr>
          <w:rFonts w:ascii="TH Sarabun New" w:hAnsi="TH Sarabun New" w:cs="TH Sarabun New"/>
          <w:sz w:val="32"/>
          <w:szCs w:val="32"/>
        </w:rPr>
        <w:t>{name}{isHungry&lt;</w:t>
      </w:r>
      <w:r w:rsidR="007B2D39">
        <w:rPr>
          <w:rFonts w:ascii="TH Sarabun New" w:hAnsi="TH Sarabun New" w:cs="TH Sarabun New"/>
          <w:sz w:val="32"/>
          <w:szCs w:val="32"/>
          <w:cs/>
        </w:rPr>
        <w:t>-</w:t>
      </w:r>
      <w:r w:rsidR="007B2D39">
        <w:rPr>
          <w:rFonts w:ascii="TH Sarabun New" w:hAnsi="TH Sarabun New" w:cs="TH Sarabun New" w:hint="cs"/>
          <w:sz w:val="32"/>
          <w:szCs w:val="32"/>
          <w:cs/>
        </w:rPr>
        <w:t>อิ่มแล้วค่ะ</w:t>
      </w:r>
      <w:r w:rsidR="007B2D39">
        <w:rPr>
          <w:rFonts w:ascii="TH Sarabun New" w:hAnsi="TH Sarabun New" w:cs="TH Sarabun New"/>
          <w:sz w:val="32"/>
          <w:szCs w:val="32"/>
        </w:rPr>
        <w:t>}{isHungry}</w:t>
      </w:r>
      <w:r w:rsidR="007B2D39">
        <w:rPr>
          <w:rFonts w:ascii="TH Sarabun New" w:hAnsi="TH Sarabun New" w:cs="TH Sarabun New" w:hint="cs"/>
          <w:sz w:val="32"/>
          <w:szCs w:val="32"/>
          <w:cs/>
        </w:rPr>
        <w:t xml:space="preserve"> เมื่อถามว่ากินข้าวกัน ระบบจะตอบกลับมาว่า ไอรินอิ่มแล้วค่ะ เนื่องจากโค้ดดังกล่าวได้ทำการกำหนดค่าตัวแปรใหม่ก่อนนำไปแสดงผล</w:t>
      </w:r>
    </w:p>
    <w:p w14:paraId="77E70B46" w14:textId="51AFCD0D" w:rsidR="00813C8E" w:rsidRDefault="00813C8E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อีกทั้งภายใต้เครื่องหมายปีกกายังสามารถกำหนดค่าได้โดยการใช้เครื่องหมายปีกกา ยังสามารถใช้เครื่องหมาย บวก ลบ คูณ หาร ในการช่วยกำหนดค่าได้</w:t>
      </w:r>
      <w:r w:rsidR="00044023">
        <w:rPr>
          <w:rFonts w:ascii="TH Sarabun New" w:hAnsi="TH Sarabun New" w:cs="TH Sarabun New" w:hint="cs"/>
          <w:sz w:val="32"/>
          <w:szCs w:val="32"/>
          <w:cs/>
        </w:rPr>
        <w:t xml:space="preserve"> ตัวอย่างเช่น</w:t>
      </w:r>
    </w:p>
    <w:p w14:paraId="605A53F2" w14:textId="3D155D6C" w:rsidR="00BF6F83" w:rsidRDefault="00BF6F83" w:rsidP="00BF6F83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02059FEB" wp14:editId="7DF22C6A">
            <wp:extent cx="2700655" cy="893445"/>
            <wp:effectExtent l="0" t="0" r="4445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DBA51" w14:textId="2635D28F" w:rsidR="00BF6F83" w:rsidRDefault="00BF6F83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หากถามระบบว่านับแกะ ระบบจะตอบว่า แกะ</w:t>
      </w:r>
      <w:r>
        <w:rPr>
          <w:rFonts w:ascii="TH Sarabun New" w:hAnsi="TH Sarabun New" w:cs="TH Sarabun New"/>
          <w:sz w:val="32"/>
          <w:szCs w:val="32"/>
        </w:rPr>
        <w:t>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ตัว หากถามระบบอีกครั้งว่า นับแกะ ระบบจะตอบว่าแกะ </w:t>
      </w:r>
      <w:r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ตัวและเพิ่มขึ้นเรื่อยๆตามลำดับ</w:t>
      </w:r>
    </w:p>
    <w:p w14:paraId="79DB814D" w14:textId="073CB67E" w:rsidR="00BF6F83" w:rsidRDefault="00BF6F83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สังเกตว่าคำสั่ง </w:t>
      </w:r>
      <w:r>
        <w:rPr>
          <w:rFonts w:ascii="TH Sarabun New" w:hAnsi="TH Sarabun New" w:cs="TH Sarabun New"/>
          <w:sz w:val="32"/>
          <w:szCs w:val="32"/>
        </w:rPr>
        <w:t>{sheep&lt;</w:t>
      </w:r>
      <w:r>
        <w:rPr>
          <w:rFonts w:ascii="TH Sarabun New" w:hAnsi="TH Sarabun New" w:cs="TH Sarabun New"/>
          <w:sz w:val="32"/>
          <w:szCs w:val="32"/>
          <w:cs/>
        </w:rPr>
        <w:t>-</w:t>
      </w:r>
      <w:r>
        <w:rPr>
          <w:rFonts w:ascii="TH Sarabun New" w:hAnsi="TH Sarabun New" w:cs="TH Sarabun New"/>
          <w:sz w:val="32"/>
          <w:szCs w:val="32"/>
        </w:rPr>
        <w:t>{sheep}</w:t>
      </w:r>
      <w:r>
        <w:rPr>
          <w:rFonts w:ascii="TH Sarabun New" w:hAnsi="TH Sarabun New" w:cs="TH Sarabun New"/>
          <w:sz w:val="32"/>
          <w:szCs w:val="32"/>
          <w:cs/>
        </w:rPr>
        <w:t>+</w:t>
      </w:r>
      <w:r>
        <w:rPr>
          <w:rFonts w:ascii="TH Sarabun New" w:hAnsi="TH Sarabun New" w:cs="TH Sarabun New"/>
          <w:sz w:val="32"/>
          <w:szCs w:val="32"/>
        </w:rPr>
        <w:t xml:space="preserve">1} </w:t>
      </w:r>
      <w:r>
        <w:rPr>
          <w:rFonts w:ascii="TH Sarabun New" w:hAnsi="TH Sarabun New" w:cs="TH Sarabun New" w:hint="cs"/>
          <w:sz w:val="32"/>
          <w:szCs w:val="32"/>
          <w:cs/>
        </w:rPr>
        <w:t>จำเป็นต้องใส่วงเล็บปีกกาที่ชื่อตัวแปรในฝั่งขวาของเครื่องหมาย</w:t>
      </w:r>
      <w:r>
        <w:rPr>
          <w:rFonts w:ascii="TH Sarabun New" w:hAnsi="TH Sarabun New" w:cs="TH Sarabun New"/>
          <w:sz w:val="32"/>
          <w:szCs w:val="32"/>
        </w:rPr>
        <w:t xml:space="preserve"> &lt;</w:t>
      </w:r>
      <w:r>
        <w:rPr>
          <w:rFonts w:ascii="TH Sarabun New" w:hAnsi="TH Sarabun New" w:cs="TH Sarabun New"/>
          <w:sz w:val="32"/>
          <w:szCs w:val="32"/>
          <w:cs/>
        </w:rPr>
        <w:t>-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เสมอ หากไม่ใส่เครื่องหมายปีกการะบบจะถือว่าคำว่า </w:t>
      </w:r>
      <w:r>
        <w:rPr>
          <w:rFonts w:ascii="TH Sarabun New" w:hAnsi="TH Sarabun New" w:cs="TH Sarabun New"/>
          <w:sz w:val="32"/>
          <w:szCs w:val="32"/>
        </w:rPr>
        <w:t xml:space="preserve">sheep </w:t>
      </w:r>
      <w:r>
        <w:rPr>
          <w:rFonts w:ascii="TH Sarabun New" w:hAnsi="TH Sarabun New" w:cs="TH Sarabun New" w:hint="cs"/>
          <w:sz w:val="32"/>
          <w:szCs w:val="32"/>
          <w:cs/>
        </w:rPr>
        <w:t>เป็นอักขระ ไม่ใช่ตัวแปร</w:t>
      </w:r>
    </w:p>
    <w:p w14:paraId="3F31B1E7" w14:textId="515F35A5" w:rsidR="00BF6F83" w:rsidRPr="00BF6F83" w:rsidRDefault="00BF6F83" w:rsidP="00880F29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และเรายังสามารถนำค่าที่ได้มาจากตัวแปรตามเหตุการณ์กำหนดค่าใส่ในตัวแปรทั่วไปเพื่อใช้งานค่าในภายหลังได้ ดังตัวอย่าง</w:t>
      </w:r>
    </w:p>
    <w:p w14:paraId="583A3696" w14:textId="3FA06321" w:rsidR="0045377B" w:rsidRDefault="00CF2514" w:rsidP="006D0E1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6B150266" wp14:editId="1BD1185D">
            <wp:extent cx="2400300" cy="1619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C98BA" w14:textId="7E8240CA" w:rsidR="00CF2514" w:rsidRDefault="00CF2514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เมื่อถามระบบว่า หิวข้าว ระบบจะตอบว่า ทำไมคุณไม่ไปกินข้าวละ เมื่อถามระบบต่อว่า สวัสดี ระบบจะตอว่า สวัสดีค่ะ คุณชื่ออะไรหรอคะ จึงถามระบบต่อว่า ผมชื่อเพียวครับ ระบบตอบกลับมาว่า สวัสดีค่ะคุณเพียว และเมื่อถามระบบต่อว่า หิวข้าว ระบบจะตอบว่า ทำไมเพียวไม่ไปกินข้าวละ จะสังเกตว่าคำถามว่าหิวข้าวทั้ง</w:t>
      </w:r>
      <w:r>
        <w:rPr>
          <w:rFonts w:ascii="TH Sarabun New" w:hAnsi="TH Sarabun New" w:cs="TH Sarabun New"/>
          <w:sz w:val="32"/>
          <w:szCs w:val="32"/>
        </w:rPr>
        <w:t xml:space="preserve"> 2 </w:t>
      </w:r>
      <w:r>
        <w:rPr>
          <w:rFonts w:ascii="TH Sarabun New" w:hAnsi="TH Sarabun New" w:cs="TH Sarabun New" w:hint="cs"/>
          <w:sz w:val="32"/>
          <w:szCs w:val="32"/>
          <w:cs/>
        </w:rPr>
        <w:t>ครั้งชื่อผู้ใช้จะแตกต่างกัน</w:t>
      </w:r>
    </w:p>
    <w:p w14:paraId="65FC9338" w14:textId="4025CB15" w:rsidR="00E11A5C" w:rsidRPr="00E11A5C" w:rsidRDefault="00E11A5C" w:rsidP="00CF2514">
      <w:pPr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E11A5C">
        <w:rPr>
          <w:rFonts w:ascii="TH Sarabun New" w:hAnsi="TH Sarabun New" w:cs="TH Sarabun New" w:hint="cs"/>
          <w:b/>
          <w:bCs/>
          <w:sz w:val="36"/>
          <w:szCs w:val="36"/>
          <w:cs/>
        </w:rPr>
        <w:t>เงื่อนไขในบรรทัด</w:t>
      </w:r>
    </w:p>
    <w:p w14:paraId="1981E1CF" w14:textId="77777777" w:rsidR="009F1955" w:rsidRDefault="00AD76C8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 xml:space="preserve">เราสามารถทำให้คำตอบการสนทนาเปลี่ยนไปได้โดยการใช้เงื่อนไขในบรรทัดได้ โดยใช้เครื่องหมาย </w:t>
      </w:r>
      <w:r w:rsidR="00A84E94" w:rsidRPr="00A84E94">
        <w:rPr>
          <w:rFonts w:ascii="TH Sarabun New" w:hAnsi="TH Sarabun New" w:cs="TH Sarabun New"/>
          <w:sz w:val="32"/>
          <w:szCs w:val="32"/>
        </w:rPr>
        <w:t xml:space="preserve">? 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ตามด้วยคำตอบเมื่อเป็นจริง แบ่งด้วย : แล้วตามด้วยเงื่อนไขเมื่อเป็นเท็จ</w:t>
      </w:r>
      <w:r w:rsidR="009D229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โดยเครื่องหมายในการเปรียบเทียบที่สามารถใช้ได้ ได้แก่ และ (</w:t>
      </w:r>
      <w:r w:rsidR="00A84E94" w:rsidRPr="00A84E94">
        <w:rPr>
          <w:rFonts w:ascii="TH Sarabun New" w:hAnsi="TH Sarabun New" w:cs="TH Sarabun New"/>
          <w:sz w:val="32"/>
          <w:szCs w:val="32"/>
        </w:rPr>
        <w:t>&amp;&amp;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)</w:t>
      </w:r>
      <w:r w:rsidR="00A84E94" w:rsidRPr="00A84E94">
        <w:rPr>
          <w:rFonts w:ascii="TH Sarabun New" w:hAnsi="TH Sarabun New" w:cs="TH Sarabun New"/>
          <w:sz w:val="32"/>
          <w:szCs w:val="32"/>
        </w:rPr>
        <w:t xml:space="preserve">, 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หรือ (</w:t>
      </w:r>
      <w:r w:rsidR="00A84E94" w:rsidRPr="00A84E94">
        <w:rPr>
          <w:rFonts w:ascii="TH Sarabun New" w:hAnsi="TH Sarabun New" w:cs="TH Sarabun New"/>
          <w:sz w:val="32"/>
          <w:szCs w:val="32"/>
        </w:rPr>
        <w:t>||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)</w:t>
      </w:r>
      <w:r w:rsidR="00A84E94" w:rsidRPr="00A84E94">
        <w:rPr>
          <w:rFonts w:ascii="TH Sarabun New" w:hAnsi="TH Sarabun New" w:cs="TH Sarabun New"/>
          <w:sz w:val="32"/>
          <w:szCs w:val="32"/>
        </w:rPr>
        <w:t xml:space="preserve">, 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นิเศษ (!)</w:t>
      </w:r>
      <w:r w:rsidR="00A84E94" w:rsidRPr="00A84E94">
        <w:rPr>
          <w:rFonts w:ascii="TH Sarabun New" w:hAnsi="TH Sarabun New" w:cs="TH Sarabun New"/>
          <w:sz w:val="32"/>
          <w:szCs w:val="32"/>
        </w:rPr>
        <w:t xml:space="preserve">, 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เท่ากับ (==)</w:t>
      </w:r>
      <w:r w:rsidR="00A84E94" w:rsidRPr="00A84E94">
        <w:rPr>
          <w:rFonts w:ascii="TH Sarabun New" w:hAnsi="TH Sarabun New" w:cs="TH Sarabun New"/>
          <w:sz w:val="32"/>
          <w:szCs w:val="32"/>
        </w:rPr>
        <w:t xml:space="preserve">, 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มากกว่าเท่ากับ (</w:t>
      </w:r>
      <w:r w:rsidR="00A84E94" w:rsidRPr="00A84E94">
        <w:rPr>
          <w:rFonts w:ascii="TH Sarabun New" w:hAnsi="TH Sarabun New" w:cs="TH Sarabun New"/>
          <w:sz w:val="32"/>
          <w:szCs w:val="32"/>
        </w:rPr>
        <w:t>&gt;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=)</w:t>
      </w:r>
      <w:r w:rsidR="00A84E94" w:rsidRPr="00A84E94">
        <w:rPr>
          <w:rFonts w:ascii="TH Sarabun New" w:hAnsi="TH Sarabun New" w:cs="TH Sarabun New"/>
          <w:sz w:val="32"/>
          <w:szCs w:val="32"/>
        </w:rPr>
        <w:t xml:space="preserve">, 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น้อยกว่าเท่ากับ (</w:t>
      </w:r>
      <w:r w:rsidR="00A84E94" w:rsidRPr="00A84E94">
        <w:rPr>
          <w:rFonts w:ascii="TH Sarabun New" w:hAnsi="TH Sarabun New" w:cs="TH Sarabun New"/>
          <w:sz w:val="32"/>
          <w:szCs w:val="32"/>
        </w:rPr>
        <w:t>&lt;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=)</w:t>
      </w:r>
      <w:r w:rsidR="00A84E94" w:rsidRPr="00A84E94">
        <w:rPr>
          <w:rFonts w:ascii="TH Sarabun New" w:hAnsi="TH Sarabun New" w:cs="TH Sarabun New"/>
          <w:sz w:val="32"/>
          <w:szCs w:val="32"/>
        </w:rPr>
        <w:t xml:space="preserve">, 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มากกว่า (</w:t>
      </w:r>
      <w:r w:rsidR="00A84E94" w:rsidRPr="00A84E94">
        <w:rPr>
          <w:rFonts w:ascii="TH Sarabun New" w:hAnsi="TH Sarabun New" w:cs="TH Sarabun New"/>
          <w:sz w:val="32"/>
          <w:szCs w:val="32"/>
        </w:rPr>
        <w:t>&gt;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)</w:t>
      </w:r>
      <w:r w:rsidR="00A84E94" w:rsidRPr="00A84E94">
        <w:rPr>
          <w:rFonts w:ascii="TH Sarabun New" w:hAnsi="TH Sarabun New" w:cs="TH Sarabun New"/>
          <w:sz w:val="32"/>
          <w:szCs w:val="32"/>
        </w:rPr>
        <w:t xml:space="preserve">, 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น้อยกว่า (</w:t>
      </w:r>
      <w:r w:rsidR="00A84E94" w:rsidRPr="00A84E94">
        <w:rPr>
          <w:rFonts w:ascii="TH Sarabun New" w:hAnsi="TH Sarabun New" w:cs="TH Sarabun New"/>
          <w:sz w:val="32"/>
          <w:szCs w:val="32"/>
        </w:rPr>
        <w:t>&lt;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)</w:t>
      </w:r>
      <w:r w:rsidR="00A84E94" w:rsidRPr="00A84E94">
        <w:rPr>
          <w:rFonts w:ascii="TH Sarabun New" w:hAnsi="TH Sarabun New" w:cs="TH Sarabun New"/>
          <w:sz w:val="32"/>
          <w:szCs w:val="32"/>
        </w:rPr>
        <w:t xml:space="preserve">, 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บวก(+)</w:t>
      </w:r>
      <w:r w:rsidR="00A84E94" w:rsidRPr="00A84E94">
        <w:rPr>
          <w:rFonts w:ascii="TH Sarabun New" w:hAnsi="TH Sarabun New" w:cs="TH Sarabun New"/>
          <w:sz w:val="32"/>
          <w:szCs w:val="32"/>
        </w:rPr>
        <w:t xml:space="preserve">, 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ลบ (-)</w:t>
      </w:r>
      <w:r w:rsidR="00A84E94" w:rsidRPr="00A84E94">
        <w:rPr>
          <w:rFonts w:ascii="TH Sarabun New" w:hAnsi="TH Sarabun New" w:cs="TH Sarabun New"/>
          <w:sz w:val="32"/>
          <w:szCs w:val="32"/>
        </w:rPr>
        <w:t xml:space="preserve">, 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คูณ (*) และหาร (/)</w:t>
      </w:r>
      <w:r w:rsidR="009D2292">
        <w:rPr>
          <w:rFonts w:ascii="TH Sarabun New" w:hAnsi="TH Sarabun New" w:cs="TH Sarabun New" w:hint="cs"/>
          <w:sz w:val="32"/>
          <w:szCs w:val="32"/>
          <w:cs/>
        </w:rPr>
        <w:t xml:space="preserve">  ตัวอย่างเช่น</w:t>
      </w:r>
    </w:p>
    <w:p w14:paraId="3ACEE7BC" w14:textId="65A7CE0C" w:rsidR="0038024E" w:rsidRPr="0038024E" w:rsidRDefault="00FC6BA6" w:rsidP="009F1955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077602F" wp14:editId="255FC225">
            <wp:extent cx="2743200" cy="7315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675C0" w14:textId="4C785F19" w:rsidR="00D744C0" w:rsidRDefault="00AB01B8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AB01B8">
        <w:rPr>
          <w:rFonts w:ascii="TH Sarabun New" w:hAnsi="TH Sarabun New" w:cs="TH Sarabun New"/>
          <w:sz w:val="32"/>
          <w:szCs w:val="32"/>
          <w:cs/>
        </w:rPr>
        <w:t xml:space="preserve">เมื่อถามระบบว่า เธออายุเท่าไร ระบบจะตอบว่า อายุ 18 ค่ะ แล้วคุณอายุของคุณเท่าไรคะ </w:t>
      </w:r>
      <w:r>
        <w:rPr>
          <w:rFonts w:ascii="TH Sarabun New" w:hAnsi="TH Sarabun New" w:cs="TH Sarabun New"/>
          <w:sz w:val="32"/>
          <w:szCs w:val="32"/>
          <w:cs/>
        </w:rPr>
        <w:t>เมื่อ</w:t>
      </w:r>
      <w:r>
        <w:rPr>
          <w:rFonts w:ascii="TH Sarabun New" w:hAnsi="TH Sarabun New" w:cs="TH Sarabun New" w:hint="cs"/>
          <w:sz w:val="32"/>
          <w:szCs w:val="32"/>
          <w:cs/>
        </w:rPr>
        <w:t>ถาม</w:t>
      </w:r>
      <w:r w:rsidRPr="00AB01B8">
        <w:rPr>
          <w:rFonts w:ascii="TH Sarabun New" w:hAnsi="TH Sarabun New" w:cs="TH Sarabun New"/>
          <w:sz w:val="32"/>
          <w:szCs w:val="32"/>
          <w:cs/>
        </w:rPr>
        <w:t>กลับไปว่า อายุ 20 ครับ ระบบจะตอบกลับมาว่</w:t>
      </w:r>
      <w:r>
        <w:rPr>
          <w:rFonts w:ascii="TH Sarabun New" w:hAnsi="TH Sarabun New" w:cs="TH Sarabun New"/>
          <w:sz w:val="32"/>
          <w:szCs w:val="32"/>
          <w:cs/>
        </w:rPr>
        <w:t>า คุณนี่ดูแก่จังเลยค่ะ แต่หากถาม</w:t>
      </w:r>
      <w:r w:rsidRPr="00AB01B8">
        <w:rPr>
          <w:rFonts w:ascii="TH Sarabun New" w:hAnsi="TH Sarabun New" w:cs="TH Sarabun New"/>
          <w:sz w:val="32"/>
          <w:szCs w:val="32"/>
          <w:cs/>
        </w:rPr>
        <w:t>กลับไปว่า อายุ 12 ครับ ระบบจะตอบว่า คุณนี่ดูเด็กจังเลยค่ะ</w:t>
      </w:r>
    </w:p>
    <w:p w14:paraId="40E52D3B" w14:textId="33050088" w:rsidR="002056A5" w:rsidRDefault="002056A5" w:rsidP="00D744C0">
      <w:pPr>
        <w:rPr>
          <w:rFonts w:ascii="TH Sarabun New" w:hAnsi="TH Sarabun New" w:cs="TH Sarabun New"/>
          <w:sz w:val="32"/>
          <w:szCs w:val="32"/>
        </w:rPr>
      </w:pPr>
    </w:p>
    <w:p w14:paraId="61F241EA" w14:textId="77777777" w:rsidR="002056A5" w:rsidRDefault="002056A5" w:rsidP="00D744C0">
      <w:pPr>
        <w:rPr>
          <w:rFonts w:ascii="TH Sarabun New" w:hAnsi="TH Sarabun New" w:cs="TH Sarabun New"/>
          <w:sz w:val="32"/>
          <w:szCs w:val="32"/>
        </w:rPr>
      </w:pPr>
    </w:p>
    <w:p w14:paraId="1E4AD334" w14:textId="46F43448" w:rsidR="00666E70" w:rsidRDefault="00666E70" w:rsidP="00D744C0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หัวข้อเรื่อง</w:t>
      </w:r>
    </w:p>
    <w:p w14:paraId="202BB9AD" w14:textId="77777777" w:rsidR="00BF24A6" w:rsidRDefault="00CB18D5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CC634A" w:rsidRPr="00CC634A">
        <w:rPr>
          <w:rFonts w:ascii="TH Sarabun New" w:hAnsi="TH Sarabun New" w:cs="TH Sarabun New"/>
          <w:sz w:val="32"/>
          <w:szCs w:val="32"/>
          <w:cs/>
        </w:rPr>
        <w:t>ในภาษาไอริน ฟังก์ชันนั้นจะใช้เครื่องหมาย -</w:t>
      </w:r>
      <w:r w:rsidR="00CC634A" w:rsidRPr="00CC634A">
        <w:rPr>
          <w:rFonts w:ascii="TH Sarabun New" w:hAnsi="TH Sarabun New" w:cs="TH Sarabun New"/>
          <w:sz w:val="32"/>
          <w:szCs w:val="32"/>
        </w:rPr>
        <w:t xml:space="preserve">&gt; </w:t>
      </w:r>
      <w:r w:rsidR="00CC634A" w:rsidRPr="00CC634A">
        <w:rPr>
          <w:rFonts w:ascii="TH Sarabun New" w:hAnsi="TH Sarabun New" w:cs="TH Sarabun New"/>
          <w:sz w:val="32"/>
          <w:szCs w:val="32"/>
          <w:cs/>
        </w:rPr>
        <w:t>แทนการกำหนดหัวข้อเรื่อง ทั้งการประกาศหัวข้อเรื่องและการ</w:t>
      </w:r>
      <w:r w:rsidR="00CC634A">
        <w:rPr>
          <w:rFonts w:ascii="TH Sarabun New" w:hAnsi="TH Sarabun New" w:cs="TH Sarabun New" w:hint="cs"/>
          <w:sz w:val="32"/>
          <w:szCs w:val="32"/>
          <w:cs/>
        </w:rPr>
        <w:t>นำเข้าสู่</w:t>
      </w:r>
      <w:r w:rsidR="00CC634A" w:rsidRPr="00CC634A">
        <w:rPr>
          <w:rFonts w:ascii="TH Sarabun New" w:hAnsi="TH Sarabun New" w:cs="TH Sarabun New"/>
          <w:sz w:val="32"/>
          <w:szCs w:val="32"/>
          <w:cs/>
        </w:rPr>
        <w:t>หัวข้อเรื่อง โดยการประกาศและใช้หัวข้อเรื่องจะ -</w:t>
      </w:r>
      <w:r w:rsidR="00CC634A">
        <w:rPr>
          <w:rFonts w:ascii="TH Sarabun New" w:hAnsi="TH Sarabun New" w:cs="TH Sarabun New"/>
          <w:sz w:val="32"/>
          <w:szCs w:val="32"/>
        </w:rPr>
        <w:t>&gt;</w:t>
      </w:r>
      <w:r w:rsidR="00CC634A" w:rsidRPr="00CC634A">
        <w:rPr>
          <w:rFonts w:ascii="TH Sarabun New" w:hAnsi="TH Sarabun New" w:cs="TH Sarabun New"/>
          <w:sz w:val="32"/>
          <w:szCs w:val="32"/>
          <w:cs/>
        </w:rPr>
        <w:t>ชื่อหัวข้อ ต่างกันที่การประกาศ</w:t>
      </w:r>
      <w:r w:rsidR="00CC634A">
        <w:rPr>
          <w:rFonts w:ascii="TH Sarabun New" w:hAnsi="TH Sarabun New" w:cs="TH Sarabun New" w:hint="cs"/>
          <w:sz w:val="32"/>
          <w:szCs w:val="32"/>
          <w:cs/>
        </w:rPr>
        <w:t>หัวข้อเรื่องนั้น</w:t>
      </w:r>
      <w:r w:rsidR="00CC634A" w:rsidRPr="00CC634A">
        <w:rPr>
          <w:rFonts w:ascii="TH Sarabun New" w:hAnsi="TH Sarabun New" w:cs="TH Sarabun New"/>
          <w:sz w:val="32"/>
          <w:szCs w:val="32"/>
          <w:cs/>
        </w:rPr>
        <w:t>นั้นก่อนหน้าเครื่องหมาย -</w:t>
      </w:r>
      <w:r w:rsidR="00CC634A" w:rsidRPr="00CC634A">
        <w:rPr>
          <w:rFonts w:ascii="TH Sarabun New" w:hAnsi="TH Sarabun New" w:cs="TH Sarabun New"/>
          <w:sz w:val="32"/>
          <w:szCs w:val="32"/>
        </w:rPr>
        <w:t xml:space="preserve">&gt; </w:t>
      </w:r>
      <w:r w:rsidR="00CC634A" w:rsidRPr="00CC634A">
        <w:rPr>
          <w:rFonts w:ascii="TH Sarabun New" w:hAnsi="TH Sarabun New" w:cs="TH Sarabun New"/>
          <w:sz w:val="32"/>
          <w:szCs w:val="32"/>
          <w:cs/>
        </w:rPr>
        <w:t>จะไม่มีการเยื้อ</w:t>
      </w:r>
      <w:r w:rsidR="00CC634A">
        <w:rPr>
          <w:rFonts w:ascii="TH Sarabun New" w:hAnsi="TH Sarabun New" w:cs="TH Sarabun New"/>
          <w:sz w:val="32"/>
          <w:szCs w:val="32"/>
          <w:cs/>
        </w:rPr>
        <w:t>งเลย หากมีการเยื้องจะเป็นการนำ</w:t>
      </w:r>
      <w:r w:rsidR="00CC634A" w:rsidRPr="00CC634A">
        <w:rPr>
          <w:rFonts w:ascii="TH Sarabun New" w:hAnsi="TH Sarabun New" w:cs="TH Sarabun New"/>
          <w:sz w:val="32"/>
          <w:szCs w:val="32"/>
          <w:cs/>
        </w:rPr>
        <w:t>เข้าสู่หัวข้อเรื่องนั้น ตัวอย่างเช่น</w:t>
      </w:r>
    </w:p>
    <w:p w14:paraId="21868380" w14:textId="487EF099" w:rsidR="00CB18D5" w:rsidRDefault="00BF24A6" w:rsidP="00BF24A6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1E091FF6" wp14:editId="1D59A497">
            <wp:extent cx="1543050" cy="1066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0F3C0" w14:textId="3F99583D" w:rsidR="00BF24A6" w:rsidRDefault="00462241" w:rsidP="00880F29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62241">
        <w:rPr>
          <w:rFonts w:ascii="TH Sarabun New" w:hAnsi="TH Sarabun New" w:cs="TH Sarabun New"/>
          <w:sz w:val="32"/>
          <w:szCs w:val="32"/>
          <w:cs/>
        </w:rPr>
        <w:t>เมื่อ</w:t>
      </w:r>
      <w:r>
        <w:rPr>
          <w:rFonts w:ascii="TH Sarabun New" w:hAnsi="TH Sarabun New" w:cs="TH Sarabun New" w:hint="cs"/>
          <w:sz w:val="32"/>
          <w:szCs w:val="32"/>
          <w:cs/>
        </w:rPr>
        <w:t>ถามระบบ</w:t>
      </w:r>
      <w:r w:rsidRPr="00462241">
        <w:rPr>
          <w:rFonts w:ascii="TH Sarabun New" w:hAnsi="TH Sarabun New" w:cs="TH Sarabun New"/>
          <w:sz w:val="32"/>
          <w:szCs w:val="32"/>
          <w:cs/>
        </w:rPr>
        <w:t>ว่า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462241">
        <w:rPr>
          <w:rFonts w:ascii="TH Sarabun New" w:hAnsi="TH Sarabun New" w:cs="TH Sarabun New"/>
          <w:sz w:val="32"/>
          <w:szCs w:val="32"/>
          <w:cs/>
        </w:rPr>
        <w:t>สวัสดี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ระบบ</w:t>
      </w:r>
      <w:r w:rsidRPr="00462241">
        <w:rPr>
          <w:rFonts w:ascii="TH Sarabun New" w:hAnsi="TH Sarabun New" w:cs="TH Sarabun New"/>
          <w:sz w:val="32"/>
          <w:szCs w:val="32"/>
          <w:cs/>
        </w:rPr>
        <w:t>จะตอบว่า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สวัสดีค่ะ หลังจากนั้นถามว่า</w:t>
      </w:r>
      <w:r w:rsidRPr="00462241">
        <w:rPr>
          <w:rFonts w:ascii="TH Sarabun New" w:hAnsi="TH Sarabun New" w:cs="TH Sarabun New"/>
          <w:sz w:val="32"/>
          <w:szCs w:val="32"/>
          <w:cs/>
        </w:rPr>
        <w:t xml:space="preserve"> ไปละ ต่อระบบจะตอบว่า ลาก่อนค่ะ เนื่องจากเยื้องของคำว่าสวัสดีค่ะ มีการเรียกใช้หัวข้อจากลา ซึ่งจะเป็นการดึงเอาคำถามและคำตอบที่อยู่ในหัวข้อจากลาไปเชื่อมอยู่กับคำถามสวัสดี ดังนั้นคำถามที่อยู่ต่อจากคำว่าสวัสดีค่ะก็คือคำว่าไปละ</w:t>
      </w:r>
      <w:r w:rsidR="000723F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723F7">
        <w:rPr>
          <w:rFonts w:ascii="TH Sarabun New" w:hAnsi="TH Sarabun New" w:cs="TH Sarabun New" w:hint="cs"/>
          <w:sz w:val="32"/>
          <w:szCs w:val="32"/>
          <w:cs/>
        </w:rPr>
        <w:t>หรือก็คือผลลัพธ์ที่ได้จะเหมือนกับการเขียนโค้ดดังนี้</w:t>
      </w:r>
    </w:p>
    <w:p w14:paraId="78DAFD30" w14:textId="2BB9F139" w:rsidR="000723F7" w:rsidRPr="000723F7" w:rsidRDefault="000723F7" w:rsidP="000723F7">
      <w:pPr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571BD575" wp14:editId="049D906A">
            <wp:extent cx="1419225" cy="7048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8A963" w14:textId="20C8B87E" w:rsidR="003069A2" w:rsidRDefault="000723F7" w:rsidP="00880F29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และยังสามารถ</w:t>
      </w:r>
      <w:r w:rsidR="003069A2" w:rsidRPr="003069A2">
        <w:rPr>
          <w:rFonts w:ascii="TH Sarabun New" w:hAnsi="TH Sarabun New" w:cs="TH Sarabun New"/>
          <w:sz w:val="32"/>
          <w:szCs w:val="32"/>
          <w:cs/>
        </w:rPr>
        <w:t>เรียกหัวข้อจากไฟล์อื่นได้โดยการนำหัวข</w:t>
      </w:r>
      <w:r w:rsidR="009804AF">
        <w:rPr>
          <w:rFonts w:ascii="TH Sarabun New" w:hAnsi="TH Sarabun New" w:cs="TH Sarabun New"/>
          <w:sz w:val="32"/>
          <w:szCs w:val="32"/>
          <w:cs/>
        </w:rPr>
        <w:t>้อเรื่องใส่ไว้ในไฟล์อื่นแล้วตั้ง</w:t>
      </w:r>
      <w:r w:rsidR="003069A2" w:rsidRPr="003069A2">
        <w:rPr>
          <w:rFonts w:ascii="TH Sarabun New" w:hAnsi="TH Sarabun New" w:cs="TH Sarabun New"/>
          <w:sz w:val="32"/>
          <w:szCs w:val="32"/>
          <w:cs/>
        </w:rPr>
        <w:t>ชื่อไฟล์ด้วยนามสกุล .</w:t>
      </w:r>
      <w:r w:rsidR="003069A2" w:rsidRPr="003069A2">
        <w:rPr>
          <w:rFonts w:ascii="TH Sarabun New" w:hAnsi="TH Sarabun New" w:cs="TH Sarabun New"/>
          <w:sz w:val="32"/>
          <w:szCs w:val="32"/>
        </w:rPr>
        <w:t xml:space="preserve">irin </w:t>
      </w:r>
      <w:r w:rsidR="003069A2" w:rsidRPr="003069A2">
        <w:rPr>
          <w:rFonts w:ascii="TH Sarabun New" w:hAnsi="TH Sarabun New" w:cs="TH Sarabun New"/>
          <w:sz w:val="32"/>
          <w:szCs w:val="32"/>
          <w:cs/>
        </w:rPr>
        <w:t>แล้วทำการเรียกใช้ด้วยคำสั่ง</w:t>
      </w:r>
      <w:r w:rsidR="003069A2">
        <w:rPr>
          <w:rFonts w:ascii="TH Sarabun New" w:hAnsi="TH Sarabun New" w:cs="TH Sarabun New" w:hint="cs"/>
          <w:sz w:val="32"/>
          <w:szCs w:val="32"/>
          <w:cs/>
        </w:rPr>
        <w:t>หัวข้อเรื่อง</w:t>
      </w:r>
    </w:p>
    <w:p w14:paraId="093166C1" w14:textId="519F8A0A" w:rsidR="003069A2" w:rsidRDefault="003069A2" w:rsidP="00462241">
      <w:pPr>
        <w:ind w:firstLine="720"/>
        <w:rPr>
          <w:rFonts w:ascii="TH Sarabun New" w:hAnsi="TH Sarabun New" w:cs="TH Sarabun New"/>
          <w:sz w:val="32"/>
          <w:szCs w:val="32"/>
        </w:rPr>
      </w:pPr>
      <w:r w:rsidRPr="003069A2">
        <w:rPr>
          <w:rFonts w:ascii="TH Sarabun New" w:hAnsi="TH Sarabun New" w:cs="TH Sarabun New"/>
          <w:sz w:val="32"/>
          <w:szCs w:val="32"/>
          <w:cs/>
        </w:rPr>
        <w:t>ตัวอย่างเช่น ไฟล์แรกเขียนว่า</w:t>
      </w:r>
    </w:p>
    <w:p w14:paraId="707F8CDA" w14:textId="7753C51B" w:rsidR="003069A2" w:rsidRDefault="003069A2" w:rsidP="003069A2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2048485E" wp14:editId="5FD791CA">
            <wp:extent cx="1666875" cy="5238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D8C66" w14:textId="77777777" w:rsidR="003069A2" w:rsidRPr="003069A2" w:rsidRDefault="003069A2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ไฟล์ </w:t>
      </w:r>
      <w:r>
        <w:rPr>
          <w:rFonts w:ascii="TH Sarabun New" w:hAnsi="TH Sarabun New" w:cs="TH Sarabun New"/>
          <w:sz w:val="32"/>
          <w:szCs w:val="32"/>
        </w:rPr>
        <w:t>goodbye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/>
          <w:sz w:val="32"/>
          <w:szCs w:val="32"/>
        </w:rPr>
        <w:t xml:space="preserve">irin </w:t>
      </w:r>
      <w:r>
        <w:rPr>
          <w:rFonts w:ascii="TH Sarabun New" w:hAnsi="TH Sarabun New" w:cs="TH Sarabun New" w:hint="cs"/>
          <w:sz w:val="32"/>
          <w:szCs w:val="32"/>
          <w:cs/>
        </w:rPr>
        <w:t>เขียนว่า</w:t>
      </w:r>
      <w:r w:rsidRPr="003069A2">
        <w:rPr>
          <w:rFonts w:ascii="TH Sarabun New" w:hAnsi="TH Sarabun New" w:cs="TH Sarabun New"/>
          <w:sz w:val="32"/>
          <w:szCs w:val="32"/>
          <w:cs/>
        </w:rPr>
        <w:t>ให้ทำการเขียนประโยคการโต้ตอบได้เลยโดยไม่ต้องใส่ชื่อหัวข้อเรื่อง</w:t>
      </w:r>
    </w:p>
    <w:p w14:paraId="63BD9C69" w14:textId="7A799EC1" w:rsidR="003069A2" w:rsidRDefault="00AF5952" w:rsidP="00AF5952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1282DA6B" wp14:editId="6F0B8EF3">
            <wp:extent cx="1009650" cy="3524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D8BCD" w14:textId="6E02DC3E" w:rsidR="003069A2" w:rsidRDefault="00557674" w:rsidP="00880F29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57674">
        <w:rPr>
          <w:rFonts w:ascii="TH Sarabun New" w:hAnsi="TH Sarabun New" w:cs="TH Sarabun New"/>
          <w:sz w:val="32"/>
          <w:szCs w:val="32"/>
          <w:cs/>
        </w:rPr>
        <w:t>จะเห็นได้ว่าเมื่อรันแล้วผลลัพธ์จะสามารถใช้งานได้เหมือนกับการเขียนหัวข้อเรื่องไว้ในไฟล์เดียวกัน</w:t>
      </w:r>
    </w:p>
    <w:p w14:paraId="7EC81A53" w14:textId="64F2A498" w:rsidR="009804AF" w:rsidRDefault="009804AF" w:rsidP="00880F29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แต่หากการเขียนเครื่องหมาย</w:t>
      </w:r>
      <w:r>
        <w:rPr>
          <w:rFonts w:ascii="TH Sarabun New" w:hAnsi="TH Sarabun New" w:cs="TH Sarabun New"/>
          <w:sz w:val="32"/>
          <w:szCs w:val="32"/>
          <w:cs/>
        </w:rPr>
        <w:t xml:space="preserve"> -</w:t>
      </w:r>
      <w:r>
        <w:rPr>
          <w:rFonts w:ascii="TH Sarabun New" w:hAnsi="TH Sarabun New" w:cs="TH Sarabun New"/>
          <w:sz w:val="32"/>
          <w:szCs w:val="32"/>
        </w:rPr>
        <w:t xml:space="preserve">&gt; </w:t>
      </w:r>
      <w:r>
        <w:rPr>
          <w:rFonts w:ascii="TH Sarabun New" w:hAnsi="TH Sarabun New" w:cs="TH Sarabun New" w:hint="cs"/>
          <w:sz w:val="32"/>
          <w:szCs w:val="32"/>
          <w:cs/>
        </w:rPr>
        <w:t>โดยไม่มีการเยื้องและตามด้วย</w:t>
      </w:r>
      <w:r>
        <w:rPr>
          <w:rFonts w:ascii="TH Sarabun New" w:hAnsi="TH Sarabun New" w:cs="TH Sarabun New"/>
          <w:sz w:val="32"/>
          <w:szCs w:val="32"/>
          <w:cs/>
        </w:rPr>
        <w:t xml:space="preserve"> .</w:t>
      </w:r>
      <w:r>
        <w:rPr>
          <w:rFonts w:ascii="TH Sarabun New" w:hAnsi="TH Sarabun New" w:cs="TH Sarabun New"/>
          <w:sz w:val="32"/>
          <w:szCs w:val="32"/>
        </w:rPr>
        <w:t xml:space="preserve">irin </w:t>
      </w:r>
      <w:r>
        <w:rPr>
          <w:rFonts w:ascii="TH Sarabun New" w:hAnsi="TH Sarabun New" w:cs="TH Sarabun New" w:hint="cs"/>
          <w:sz w:val="32"/>
          <w:szCs w:val="32"/>
          <w:cs/>
        </w:rPr>
        <w:t>นั้นถือเป็นการนำเข้าไฟล์มาใช้งาน</w:t>
      </w:r>
      <w:r w:rsidR="000723F7">
        <w:rPr>
          <w:rFonts w:ascii="TH Sarabun New" w:hAnsi="TH Sarabun New" w:cs="TH Sarabun New" w:hint="cs"/>
          <w:sz w:val="32"/>
          <w:szCs w:val="32"/>
          <w:cs/>
        </w:rPr>
        <w:t xml:space="preserve">ไม่ใช่การประกาศหัวข้อเรื่อง </w:t>
      </w:r>
      <w:r>
        <w:rPr>
          <w:rFonts w:ascii="TH Sarabun New" w:hAnsi="TH Sarabun New" w:cs="TH Sarabun New" w:hint="cs"/>
          <w:sz w:val="32"/>
          <w:szCs w:val="32"/>
          <w:cs/>
        </w:rPr>
        <w:t>ตัวอย่างเช่น</w:t>
      </w:r>
    </w:p>
    <w:p w14:paraId="40A413EC" w14:textId="3C4E752B" w:rsidR="000723F7" w:rsidRDefault="000723F7" w:rsidP="000723F7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lastRenderedPageBreak/>
        <w:drawing>
          <wp:inline distT="0" distB="0" distL="0" distR="0" wp14:anchorId="479E608B" wp14:editId="70E3A8C0">
            <wp:extent cx="1495425" cy="5429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1B575" w14:textId="40BA5598" w:rsidR="000723F7" w:rsidRDefault="000723F7" w:rsidP="000723F7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ผลลัพธ์ที่ได้จะทำงานเหมือนกับโค้ดดังต่อไปนี้</w:t>
      </w:r>
    </w:p>
    <w:p w14:paraId="47726E20" w14:textId="0EF39D0B" w:rsidR="000723F7" w:rsidRPr="009804AF" w:rsidRDefault="000723F7" w:rsidP="000723F7">
      <w:pPr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13B6CE38" wp14:editId="1C2D3FC1">
            <wp:extent cx="1047750" cy="7143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9AE8E" w14:textId="13DDD97F" w:rsidR="00557674" w:rsidRDefault="00557674" w:rsidP="00557674">
      <w:pPr>
        <w:rPr>
          <w:rFonts w:ascii="TH Sarabun New" w:hAnsi="TH Sarabun New" w:cs="TH Sarabun New"/>
          <w:sz w:val="36"/>
          <w:szCs w:val="36"/>
        </w:rPr>
      </w:pPr>
      <w:r w:rsidRPr="00557674">
        <w:rPr>
          <w:rFonts w:ascii="TH Sarabun New" w:hAnsi="TH Sarabun New" w:cs="TH Sarabun New" w:hint="cs"/>
          <w:b/>
          <w:bCs/>
          <w:sz w:val="36"/>
          <w:szCs w:val="36"/>
          <w:cs/>
        </w:rPr>
        <w:t>บนลงล่าง</w:t>
      </w:r>
    </w:p>
    <w:p w14:paraId="40ED90EA" w14:textId="013AA18F" w:rsidR="00557674" w:rsidRDefault="00557674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E52774" w:rsidRPr="00E52774">
        <w:rPr>
          <w:rFonts w:ascii="TH Sarabun New" w:hAnsi="TH Sarabun New" w:cs="TH Sarabun New"/>
          <w:sz w:val="32"/>
          <w:szCs w:val="32"/>
          <w:cs/>
        </w:rPr>
        <w:t>สำหรับภาษาไอรินจะมีการเรียงลำดับความสัมพันธ์โดยการทำงานโค้ดจากบนลงล่าง หากโค้ดที่มีลำดับการเยื้องเดียวกันจะทำการเลือกโค้ดที่อยู่ด้านบนเสมอ ตัวอย่างเช่น</w:t>
      </w:r>
    </w:p>
    <w:p w14:paraId="4154968F" w14:textId="10156F00" w:rsidR="006D38B7" w:rsidRDefault="006D38B7" w:rsidP="006D38B7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0007986B" wp14:editId="7837743B">
            <wp:extent cx="1188720" cy="7315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0079B" w14:textId="2E19A22A" w:rsidR="006D38B7" w:rsidRDefault="006D38B7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เมื่อถามระบบว่าสวัสดี ระบบจะตอบว่าสวัสดีค่ะ เสมอเนื่องจากสวัสดีในบรรทัดที่หนึ่งเป็นบรรทัดแรกที่ตรงกับเงื่อนไข ดังนั้นจึงตอบว่าสวัสดีค่ะเสมอ</w:t>
      </w:r>
    </w:p>
    <w:p w14:paraId="286F0146" w14:textId="19194538" w:rsidR="006D38B7" w:rsidRDefault="006D38B7" w:rsidP="006D38B7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6D3F07">
        <w:rPr>
          <w:rFonts w:ascii="TH Sarabun New" w:hAnsi="TH Sarabun New" w:cs="TH Sarabun New" w:hint="cs"/>
          <w:sz w:val="32"/>
          <w:szCs w:val="32"/>
          <w:cs/>
        </w:rPr>
        <w:t>นอกจากนี้การทำงานจากบนลงล่างยังมีผลต่อการกำหนดค่าตัวแปรอีกด้วยตัวอย่างเช่น</w:t>
      </w:r>
    </w:p>
    <w:p w14:paraId="79813C73" w14:textId="2D40ABE1" w:rsidR="006A4FBC" w:rsidRDefault="006A4FBC" w:rsidP="006A4FBC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8B6B037" wp14:editId="6A4A232E">
            <wp:extent cx="1409700" cy="6953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E96CE" w14:textId="351C733B" w:rsidR="006A4FBC" w:rsidRDefault="006A4FBC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จากโค้ดตัวอย่างมีการประกาศตัวแปรชื่อ </w:t>
      </w:r>
      <w:r>
        <w:rPr>
          <w:rFonts w:ascii="TH Sarabun New" w:hAnsi="TH Sarabun New" w:cs="TH Sarabun New"/>
          <w:sz w:val="32"/>
          <w:szCs w:val="32"/>
        </w:rPr>
        <w:t xml:space="preserve">name </w:t>
      </w:r>
      <w:r>
        <w:rPr>
          <w:rFonts w:ascii="TH Sarabun New" w:hAnsi="TH Sarabun New" w:cs="TH Sarabun New" w:hint="cs"/>
          <w:sz w:val="32"/>
          <w:szCs w:val="32"/>
          <w:cs/>
        </w:rPr>
        <w:t>ซ้ำกัน</w:t>
      </w:r>
      <w:r>
        <w:rPr>
          <w:rFonts w:ascii="TH Sarabun New" w:hAnsi="TH Sarabun New" w:cs="TH Sarabun New"/>
          <w:sz w:val="32"/>
          <w:szCs w:val="32"/>
        </w:rPr>
        <w:t xml:space="preserve"> 2 </w:t>
      </w:r>
      <w:r>
        <w:rPr>
          <w:rFonts w:ascii="TH Sarabun New" w:hAnsi="TH Sarabun New" w:cs="TH Sarabun New" w:hint="cs"/>
          <w:sz w:val="32"/>
          <w:szCs w:val="32"/>
          <w:cs/>
        </w:rPr>
        <w:t>ครั้งดังนั้นแล้วค่าของตัวแปรจะเป็น ไอริน เนื่องจากโค้ดพบว่า</w:t>
      </w:r>
    </w:p>
    <w:p w14:paraId="1F7D7F3E" w14:textId="44104413" w:rsidR="006A4FBC" w:rsidRDefault="006A4FBC" w:rsidP="006A4FBC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การกำหนดหัวข้อชื่อซ้ำกัน</w:t>
      </w:r>
      <w:r w:rsidR="00593027">
        <w:rPr>
          <w:rFonts w:ascii="TH Sarabun New" w:hAnsi="TH Sarabun New" w:cs="TH Sarabun New" w:hint="cs"/>
          <w:sz w:val="32"/>
          <w:szCs w:val="32"/>
          <w:cs/>
        </w:rPr>
        <w:t>จตัวแปลภาษาจะเลือกใช้งานหัวข้อที่เจอเป็นหัวข้อแรก ตัวอย่างเช่น</w:t>
      </w:r>
    </w:p>
    <w:p w14:paraId="7B52D60D" w14:textId="3F107700" w:rsidR="00593027" w:rsidRDefault="00593027" w:rsidP="00593027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887E325" wp14:editId="177C22CC">
            <wp:extent cx="1524000" cy="19716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21CA1" w14:textId="645AAB5E" w:rsidR="00593027" w:rsidRDefault="00593027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เมื่อถามระบบว่า หิวข้าวไหม ระบบตอบว่าหิวแล้วค่ะ เมื่อถามระบบต่อว่า ไปกินข้าวกัน ระบบจะตอบว่าได้เลยค่ะเสมอ เนื่องจากเจอหัวข้อเรื่องที่บรรทัดที่</w:t>
      </w:r>
      <w:r>
        <w:rPr>
          <w:rFonts w:ascii="TH Sarabun New" w:hAnsi="TH Sarabun New" w:cs="TH Sarabun New"/>
          <w:sz w:val="32"/>
          <w:szCs w:val="32"/>
        </w:rPr>
        <w:t xml:space="preserve"> 5 </w:t>
      </w:r>
      <w:r>
        <w:rPr>
          <w:rFonts w:ascii="TH Sarabun New" w:hAnsi="TH Sarabun New" w:cs="TH Sarabun New" w:hint="cs"/>
          <w:sz w:val="32"/>
          <w:szCs w:val="32"/>
          <w:cs/>
        </w:rPr>
        <w:t>ก่อน</w:t>
      </w:r>
    </w:p>
    <w:p w14:paraId="056D1416" w14:textId="19B6ECE3" w:rsidR="00041201" w:rsidRDefault="00041201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  <w:t>ประโยชน์ของการใช้งานโค้ดแบบบนลงล่างคือไม่สามารถเขียนทับตัวแปรที่ของไฟล์อื่นได้เหมาะกับกรณีที่ไฟล์ภาษาไอรินมาจากการเขียนโดยคนละคนกันตัวอย่างเช่น</w:t>
      </w:r>
    </w:p>
    <w:p w14:paraId="19AA6EB3" w14:textId="1DEA0279" w:rsidR="00C23443" w:rsidRDefault="00C23443" w:rsidP="00C23443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8048981" wp14:editId="09264B81">
            <wp:extent cx="1737360" cy="14630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D9F05" w14:textId="49A46F63" w:rsidR="00C23443" w:rsidRDefault="00C23443" w:rsidP="00880F29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ถ้าทั้ง </w:t>
      </w:r>
      <w:r>
        <w:rPr>
          <w:rFonts w:ascii="TH Sarabun New" w:hAnsi="TH Sarabun New" w:cs="TH Sarabun New"/>
          <w:sz w:val="32"/>
          <w:szCs w:val="32"/>
        </w:rPr>
        <w:t xml:space="preserve">4 </w:t>
      </w:r>
      <w:r>
        <w:rPr>
          <w:rFonts w:ascii="TH Sarabun New" w:hAnsi="TH Sarabun New" w:cs="TH Sarabun New" w:hint="cs"/>
          <w:sz w:val="32"/>
          <w:szCs w:val="32"/>
          <w:cs/>
        </w:rPr>
        <w:t>ไฟล์เขียนโดยคนละคนกันแล้วใช้ ในแต่ละไฟล์มีการประกาศ ตัวแปรชื่อ</w:t>
      </w:r>
      <w:r>
        <w:rPr>
          <w:rFonts w:ascii="TH Sarabun New" w:hAnsi="TH Sarabun New" w:cs="TH Sarabun New"/>
          <w:sz w:val="32"/>
          <w:szCs w:val="32"/>
        </w:rPr>
        <w:t xml:space="preserve"> name </w:t>
      </w:r>
      <w:r>
        <w:rPr>
          <w:rFonts w:ascii="TH Sarabun New" w:hAnsi="TH Sarabun New" w:cs="TH Sarabun New" w:hint="cs"/>
          <w:sz w:val="32"/>
          <w:szCs w:val="32"/>
          <w:cs/>
        </w:rPr>
        <w:t>เหมือนกัน ตัวแปรทั้งหมดนั้นจะถูกเปลี่ยนค่าเป็น ไอรินทันทีเพื่อการอำนวยความสะดวกในการเขียนโค้ดของท่าน</w:t>
      </w:r>
    </w:p>
    <w:p w14:paraId="4451F29F" w14:textId="447F4A2B" w:rsidR="00285043" w:rsidRPr="00285043" w:rsidRDefault="00285043" w:rsidP="00880F29">
      <w:pPr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นอกจากนี้แล้วท่านยังสามารถอ่านเอกสารวิธีการใช้งานภาษาไอรินและตัวแปลภาษาไอริน เพิ่มเติมได้ที่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85043">
        <w:rPr>
          <w:rFonts w:ascii="TH Sarabun New" w:hAnsi="TH Sarabun New" w:cs="TH Sarabun New"/>
          <w:sz w:val="32"/>
          <w:szCs w:val="32"/>
        </w:rPr>
        <w:t>https</w:t>
      </w:r>
      <w:r w:rsidRPr="00285043">
        <w:rPr>
          <w:rFonts w:ascii="TH Sarabun New" w:hAnsi="TH Sarabun New" w:cs="TH Sarabun New"/>
          <w:sz w:val="32"/>
          <w:szCs w:val="32"/>
          <w:cs/>
        </w:rPr>
        <w:t>://</w:t>
      </w:r>
      <w:r w:rsidRPr="00285043">
        <w:rPr>
          <w:rFonts w:ascii="TH Sarabun New" w:hAnsi="TH Sarabun New" w:cs="TH Sarabun New" w:hint="cs"/>
          <w:sz w:val="32"/>
          <w:szCs w:val="32"/>
          <w:cs/>
        </w:rPr>
        <w:t>ภาษา</w:t>
      </w:r>
      <w:r w:rsidRPr="00285043">
        <w:rPr>
          <w:rFonts w:ascii="TH Sarabun New" w:hAnsi="TH Sarabun New" w:cs="TH Sarabun New"/>
          <w:sz w:val="32"/>
          <w:szCs w:val="32"/>
          <w:cs/>
        </w:rPr>
        <w:t>.</w:t>
      </w:r>
      <w:r w:rsidRPr="00285043">
        <w:rPr>
          <w:rFonts w:ascii="TH Sarabun New" w:hAnsi="TH Sarabun New" w:cs="TH Sarabun New" w:hint="cs"/>
          <w:sz w:val="32"/>
          <w:szCs w:val="32"/>
          <w:cs/>
        </w:rPr>
        <w:t>ไอริน</w:t>
      </w:r>
      <w:r w:rsidRPr="00285043">
        <w:rPr>
          <w:rFonts w:ascii="TH Sarabun New" w:hAnsi="TH Sarabun New" w:cs="TH Sarabun New"/>
          <w:sz w:val="32"/>
          <w:szCs w:val="32"/>
          <w:cs/>
        </w:rPr>
        <w:t>.</w:t>
      </w:r>
      <w:r w:rsidRPr="00285043">
        <w:rPr>
          <w:rFonts w:ascii="TH Sarabun New" w:hAnsi="TH Sarabun New" w:cs="TH Sarabun New" w:hint="cs"/>
          <w:sz w:val="32"/>
          <w:szCs w:val="32"/>
          <w:cs/>
        </w:rPr>
        <w:t>ไทย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และสามารถลองใช้งานภาษาไอรินออนไลน์ได้ที่ </w:t>
      </w:r>
      <w:r>
        <w:rPr>
          <w:rFonts w:ascii="TH Sarabun New" w:hAnsi="TH Sarabun New" w:cs="TH Sarabun New"/>
          <w:sz w:val="32"/>
          <w:szCs w:val="32"/>
        </w:rPr>
        <w:t>https</w:t>
      </w:r>
      <w:r>
        <w:rPr>
          <w:rFonts w:ascii="TH Sarabun New" w:hAnsi="TH Sarabun New" w:cs="TH Sarabun New"/>
          <w:sz w:val="32"/>
          <w:szCs w:val="32"/>
          <w:cs/>
        </w:rPr>
        <w:t>://</w:t>
      </w:r>
      <w:r>
        <w:rPr>
          <w:rFonts w:ascii="TH Sarabun New" w:hAnsi="TH Sarabun New" w:cs="TH Sarabun New" w:hint="cs"/>
          <w:sz w:val="32"/>
          <w:szCs w:val="32"/>
          <w:cs/>
        </w:rPr>
        <w:t>ภาษา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ไอริน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ไทย</w:t>
      </w:r>
      <w:r>
        <w:rPr>
          <w:rFonts w:ascii="TH Sarabun New" w:hAnsi="TH Sarabun New" w:cs="TH Sarabun New"/>
          <w:sz w:val="32"/>
          <w:szCs w:val="32"/>
          <w:cs/>
        </w:rPr>
        <w:t>/</w:t>
      </w:r>
      <w:r>
        <w:rPr>
          <w:rFonts w:ascii="TH Sarabun New" w:hAnsi="TH Sarabun New" w:cs="TH Sarabun New" w:hint="cs"/>
          <w:sz w:val="32"/>
          <w:szCs w:val="32"/>
          <w:cs/>
        </w:rPr>
        <w:t>ลองใช้</w:t>
      </w:r>
    </w:p>
    <w:sectPr w:rsidR="00285043" w:rsidRPr="00285043" w:rsidSect="00B575CB"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49F075" w14:textId="77777777" w:rsidR="002B4A1A" w:rsidRDefault="002B4A1A" w:rsidP="00B575CB">
      <w:pPr>
        <w:spacing w:after="0" w:line="240" w:lineRule="auto"/>
      </w:pPr>
      <w:r>
        <w:separator/>
      </w:r>
    </w:p>
  </w:endnote>
  <w:endnote w:type="continuationSeparator" w:id="0">
    <w:p w14:paraId="0193162E" w14:textId="77777777" w:rsidR="002B4A1A" w:rsidRDefault="002B4A1A" w:rsidP="00B575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A9E057BC-656E-445D-98E2-FA4BFA7B0DE8}"/>
    <w:embedBold r:id="rId2" w:fontKey="{38153364-2A7B-4E65-889F-970C8F3646AB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7D14337B-6C9C-4D07-A30D-EED8D546DDCA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F38B3E73-111E-4CB6-B368-DAA71C514A22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5" w:fontKey="{8749D014-D47A-4F85-B5DD-46726775389B}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6" w:fontKey="{4611E6BE-A3B5-4AED-BE0C-E92A6EF1E50C}"/>
    <w:embedBold r:id="rId7" w:fontKey="{12108D2B-7315-472D-9383-225F335E0DCB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8" w:fontKey="{EDE59724-03E5-4532-8BC7-D7A8B2150FC2}"/>
    <w:embedBold r:id="rId9" w:fontKey="{F16AB257-C5B5-4FAA-B7CC-7A689759D124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10" w:fontKey="{CD945BB7-0F1D-495A-89EB-F44A21566AF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27B9A0" w14:textId="77777777" w:rsidR="002B4A1A" w:rsidRDefault="002B4A1A" w:rsidP="00B575CB">
      <w:pPr>
        <w:spacing w:after="0" w:line="240" w:lineRule="auto"/>
      </w:pPr>
      <w:r>
        <w:separator/>
      </w:r>
    </w:p>
  </w:footnote>
  <w:footnote w:type="continuationSeparator" w:id="0">
    <w:p w14:paraId="03B0D93A" w14:textId="77777777" w:rsidR="002B4A1A" w:rsidRDefault="002B4A1A" w:rsidP="00B575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27126645"/>
      <w:docPartObj>
        <w:docPartGallery w:val="Page Numbers (Top of Page)"/>
        <w:docPartUnique/>
      </w:docPartObj>
    </w:sdtPr>
    <w:sdtEndPr/>
    <w:sdtContent>
      <w:p w14:paraId="349BE039" w14:textId="69332440" w:rsidR="00B575CB" w:rsidRDefault="00B575CB">
        <w:pPr>
          <w:pStyle w:val="Header"/>
          <w:jc w:val="right"/>
        </w:pPr>
        <w:r>
          <w:fldChar w:fldCharType="begin"/>
        </w:r>
        <w:r>
          <w:instrText xml:space="preserve"> PAGE   \</w:instrText>
        </w:r>
        <w:r>
          <w:rPr>
            <w:rFonts w:cs="Angsana New"/>
            <w:cs/>
          </w:rPr>
          <w:instrText xml:space="preserve">* </w:instrText>
        </w:r>
        <w:r>
          <w:instrText xml:space="preserve">MERGEFORMAT </w:instrText>
        </w:r>
        <w:r>
          <w:fldChar w:fldCharType="separate"/>
        </w:r>
        <w:r w:rsidR="002A449B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62637E" w14:textId="77777777" w:rsidR="00B575CB" w:rsidRDefault="00B575C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0578CA"/>
    <w:multiLevelType w:val="multilevel"/>
    <w:tmpl w:val="7CDEB67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Pakkapon Phongthawee">
    <w15:presenceInfo w15:providerId="Windows Live" w15:userId="13fee49a448607b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hideSpellingErrors/>
  <w:hideGrammaticalErrors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0FF6"/>
    <w:rsid w:val="00005293"/>
    <w:rsid w:val="00005E26"/>
    <w:rsid w:val="000242A9"/>
    <w:rsid w:val="00041201"/>
    <w:rsid w:val="00044023"/>
    <w:rsid w:val="000546E5"/>
    <w:rsid w:val="0005494C"/>
    <w:rsid w:val="0005667D"/>
    <w:rsid w:val="00061B2B"/>
    <w:rsid w:val="00062C0C"/>
    <w:rsid w:val="00065624"/>
    <w:rsid w:val="000723F7"/>
    <w:rsid w:val="00076562"/>
    <w:rsid w:val="000A00EE"/>
    <w:rsid w:val="000D3300"/>
    <w:rsid w:val="000D702A"/>
    <w:rsid w:val="000E353C"/>
    <w:rsid w:val="000E38C4"/>
    <w:rsid w:val="000F45A8"/>
    <w:rsid w:val="001130A6"/>
    <w:rsid w:val="00115FB2"/>
    <w:rsid w:val="00125B0D"/>
    <w:rsid w:val="00135B20"/>
    <w:rsid w:val="00150FF6"/>
    <w:rsid w:val="001605D1"/>
    <w:rsid w:val="001662AE"/>
    <w:rsid w:val="001701CC"/>
    <w:rsid w:val="0019183A"/>
    <w:rsid w:val="00191C87"/>
    <w:rsid w:val="001B1D49"/>
    <w:rsid w:val="001B225B"/>
    <w:rsid w:val="001E299B"/>
    <w:rsid w:val="001E62F4"/>
    <w:rsid w:val="001F3D3A"/>
    <w:rsid w:val="0020044E"/>
    <w:rsid w:val="00201E83"/>
    <w:rsid w:val="00202414"/>
    <w:rsid w:val="002056A5"/>
    <w:rsid w:val="00211D02"/>
    <w:rsid w:val="00215A4C"/>
    <w:rsid w:val="00216D30"/>
    <w:rsid w:val="00222BEB"/>
    <w:rsid w:val="00230925"/>
    <w:rsid w:val="00253814"/>
    <w:rsid w:val="00261827"/>
    <w:rsid w:val="0027364D"/>
    <w:rsid w:val="00282E8C"/>
    <w:rsid w:val="00285043"/>
    <w:rsid w:val="00293C7B"/>
    <w:rsid w:val="002A449B"/>
    <w:rsid w:val="002B1BB0"/>
    <w:rsid w:val="002B4A1A"/>
    <w:rsid w:val="002B7DC0"/>
    <w:rsid w:val="002C4911"/>
    <w:rsid w:val="002D42B2"/>
    <w:rsid w:val="002F2196"/>
    <w:rsid w:val="003015BE"/>
    <w:rsid w:val="003069A2"/>
    <w:rsid w:val="00321AF0"/>
    <w:rsid w:val="003359BA"/>
    <w:rsid w:val="00375E7B"/>
    <w:rsid w:val="0038024E"/>
    <w:rsid w:val="00391796"/>
    <w:rsid w:val="003A177B"/>
    <w:rsid w:val="003A4E7C"/>
    <w:rsid w:val="003B0001"/>
    <w:rsid w:val="003B1F8B"/>
    <w:rsid w:val="003B5D7D"/>
    <w:rsid w:val="003B7A37"/>
    <w:rsid w:val="003C5748"/>
    <w:rsid w:val="003D2CA1"/>
    <w:rsid w:val="003E6060"/>
    <w:rsid w:val="003F160E"/>
    <w:rsid w:val="003F5417"/>
    <w:rsid w:val="0042109F"/>
    <w:rsid w:val="00425D87"/>
    <w:rsid w:val="00426585"/>
    <w:rsid w:val="0042735D"/>
    <w:rsid w:val="00433C1F"/>
    <w:rsid w:val="004523D8"/>
    <w:rsid w:val="0045377B"/>
    <w:rsid w:val="00456E3E"/>
    <w:rsid w:val="00462241"/>
    <w:rsid w:val="00472687"/>
    <w:rsid w:val="004A075C"/>
    <w:rsid w:val="004A1510"/>
    <w:rsid w:val="004C17FB"/>
    <w:rsid w:val="004D5A97"/>
    <w:rsid w:val="004E3E02"/>
    <w:rsid w:val="004E5AE9"/>
    <w:rsid w:val="004E6E57"/>
    <w:rsid w:val="00500133"/>
    <w:rsid w:val="00530E85"/>
    <w:rsid w:val="0053674B"/>
    <w:rsid w:val="00543837"/>
    <w:rsid w:val="005556D3"/>
    <w:rsid w:val="00557674"/>
    <w:rsid w:val="00561A38"/>
    <w:rsid w:val="005749D0"/>
    <w:rsid w:val="005778B5"/>
    <w:rsid w:val="00583A6F"/>
    <w:rsid w:val="00593027"/>
    <w:rsid w:val="005B2DED"/>
    <w:rsid w:val="005B3110"/>
    <w:rsid w:val="005B5008"/>
    <w:rsid w:val="005B7253"/>
    <w:rsid w:val="005B7D0C"/>
    <w:rsid w:val="00622698"/>
    <w:rsid w:val="006275BF"/>
    <w:rsid w:val="0063710C"/>
    <w:rsid w:val="0064548F"/>
    <w:rsid w:val="0064642D"/>
    <w:rsid w:val="006629C2"/>
    <w:rsid w:val="00666E70"/>
    <w:rsid w:val="0067107C"/>
    <w:rsid w:val="006857B9"/>
    <w:rsid w:val="006A49E2"/>
    <w:rsid w:val="006A4FBC"/>
    <w:rsid w:val="006A711F"/>
    <w:rsid w:val="006D0E11"/>
    <w:rsid w:val="006D38B7"/>
    <w:rsid w:val="006D3F07"/>
    <w:rsid w:val="006D535F"/>
    <w:rsid w:val="006D6F8C"/>
    <w:rsid w:val="00703781"/>
    <w:rsid w:val="007055F9"/>
    <w:rsid w:val="007100C8"/>
    <w:rsid w:val="00746541"/>
    <w:rsid w:val="0075704E"/>
    <w:rsid w:val="0077510C"/>
    <w:rsid w:val="00780D4C"/>
    <w:rsid w:val="007862B7"/>
    <w:rsid w:val="007A199F"/>
    <w:rsid w:val="007B1303"/>
    <w:rsid w:val="007B2D39"/>
    <w:rsid w:val="007B6E62"/>
    <w:rsid w:val="007B78A6"/>
    <w:rsid w:val="007C12BA"/>
    <w:rsid w:val="007D4C7E"/>
    <w:rsid w:val="007D4E69"/>
    <w:rsid w:val="007E3391"/>
    <w:rsid w:val="007F02E1"/>
    <w:rsid w:val="008072DB"/>
    <w:rsid w:val="00813C8E"/>
    <w:rsid w:val="00834D2E"/>
    <w:rsid w:val="00852EC4"/>
    <w:rsid w:val="00856BED"/>
    <w:rsid w:val="00871EF6"/>
    <w:rsid w:val="00872D8B"/>
    <w:rsid w:val="00874393"/>
    <w:rsid w:val="00877DFB"/>
    <w:rsid w:val="00877F25"/>
    <w:rsid w:val="00880F29"/>
    <w:rsid w:val="00891795"/>
    <w:rsid w:val="008B61C9"/>
    <w:rsid w:val="00901543"/>
    <w:rsid w:val="00901C5D"/>
    <w:rsid w:val="00907FC4"/>
    <w:rsid w:val="00911EDB"/>
    <w:rsid w:val="00920F24"/>
    <w:rsid w:val="00921D1A"/>
    <w:rsid w:val="0092732F"/>
    <w:rsid w:val="00930A24"/>
    <w:rsid w:val="00936147"/>
    <w:rsid w:val="00945263"/>
    <w:rsid w:val="00945D11"/>
    <w:rsid w:val="00962A7C"/>
    <w:rsid w:val="00966E27"/>
    <w:rsid w:val="00970203"/>
    <w:rsid w:val="00970A19"/>
    <w:rsid w:val="009804AF"/>
    <w:rsid w:val="009837A0"/>
    <w:rsid w:val="009906BD"/>
    <w:rsid w:val="009A16A1"/>
    <w:rsid w:val="009A3178"/>
    <w:rsid w:val="009B03FD"/>
    <w:rsid w:val="009D2292"/>
    <w:rsid w:val="009D52A5"/>
    <w:rsid w:val="009D5C08"/>
    <w:rsid w:val="009F1955"/>
    <w:rsid w:val="009F6B8E"/>
    <w:rsid w:val="00A11E3D"/>
    <w:rsid w:val="00A17441"/>
    <w:rsid w:val="00A24C58"/>
    <w:rsid w:val="00A54A37"/>
    <w:rsid w:val="00A728FD"/>
    <w:rsid w:val="00A805F8"/>
    <w:rsid w:val="00A82690"/>
    <w:rsid w:val="00A8382E"/>
    <w:rsid w:val="00A84E94"/>
    <w:rsid w:val="00A91569"/>
    <w:rsid w:val="00AA241C"/>
    <w:rsid w:val="00AB01B8"/>
    <w:rsid w:val="00AB797C"/>
    <w:rsid w:val="00AC23E0"/>
    <w:rsid w:val="00AD3A48"/>
    <w:rsid w:val="00AD7598"/>
    <w:rsid w:val="00AD76C8"/>
    <w:rsid w:val="00AF5952"/>
    <w:rsid w:val="00B06035"/>
    <w:rsid w:val="00B063B9"/>
    <w:rsid w:val="00B3652E"/>
    <w:rsid w:val="00B4027D"/>
    <w:rsid w:val="00B44AB9"/>
    <w:rsid w:val="00B45A6D"/>
    <w:rsid w:val="00B523AB"/>
    <w:rsid w:val="00B554B6"/>
    <w:rsid w:val="00B575CB"/>
    <w:rsid w:val="00B75A71"/>
    <w:rsid w:val="00B77CEC"/>
    <w:rsid w:val="00B82BC4"/>
    <w:rsid w:val="00B9317D"/>
    <w:rsid w:val="00BA4005"/>
    <w:rsid w:val="00BB0B1C"/>
    <w:rsid w:val="00BC165D"/>
    <w:rsid w:val="00BF24A6"/>
    <w:rsid w:val="00BF32C5"/>
    <w:rsid w:val="00BF66B4"/>
    <w:rsid w:val="00BF6CC7"/>
    <w:rsid w:val="00BF6F83"/>
    <w:rsid w:val="00C012E5"/>
    <w:rsid w:val="00C20C50"/>
    <w:rsid w:val="00C23443"/>
    <w:rsid w:val="00C33C92"/>
    <w:rsid w:val="00C34F7A"/>
    <w:rsid w:val="00C64087"/>
    <w:rsid w:val="00C84E4C"/>
    <w:rsid w:val="00C9337B"/>
    <w:rsid w:val="00CA0B99"/>
    <w:rsid w:val="00CB18D5"/>
    <w:rsid w:val="00CB4573"/>
    <w:rsid w:val="00CC634A"/>
    <w:rsid w:val="00CE7AFC"/>
    <w:rsid w:val="00CF2514"/>
    <w:rsid w:val="00D07F9E"/>
    <w:rsid w:val="00D122AA"/>
    <w:rsid w:val="00D14105"/>
    <w:rsid w:val="00D3236E"/>
    <w:rsid w:val="00D32C10"/>
    <w:rsid w:val="00D43264"/>
    <w:rsid w:val="00D53322"/>
    <w:rsid w:val="00D54D35"/>
    <w:rsid w:val="00D55DFB"/>
    <w:rsid w:val="00D67D0E"/>
    <w:rsid w:val="00D744C0"/>
    <w:rsid w:val="00DC26FA"/>
    <w:rsid w:val="00DD3F5C"/>
    <w:rsid w:val="00DD633F"/>
    <w:rsid w:val="00DE676C"/>
    <w:rsid w:val="00DF12A6"/>
    <w:rsid w:val="00DF40B2"/>
    <w:rsid w:val="00E031C6"/>
    <w:rsid w:val="00E11A5C"/>
    <w:rsid w:val="00E1669A"/>
    <w:rsid w:val="00E1750C"/>
    <w:rsid w:val="00E2279D"/>
    <w:rsid w:val="00E329D6"/>
    <w:rsid w:val="00E43658"/>
    <w:rsid w:val="00E52774"/>
    <w:rsid w:val="00E52FDA"/>
    <w:rsid w:val="00E53422"/>
    <w:rsid w:val="00E56409"/>
    <w:rsid w:val="00E61D2B"/>
    <w:rsid w:val="00E90967"/>
    <w:rsid w:val="00E97D3D"/>
    <w:rsid w:val="00EA3C17"/>
    <w:rsid w:val="00EB1E8F"/>
    <w:rsid w:val="00EB6B09"/>
    <w:rsid w:val="00EC093E"/>
    <w:rsid w:val="00EC29BF"/>
    <w:rsid w:val="00F14C80"/>
    <w:rsid w:val="00F15416"/>
    <w:rsid w:val="00F27FA8"/>
    <w:rsid w:val="00F5326F"/>
    <w:rsid w:val="00F7340A"/>
    <w:rsid w:val="00F960CB"/>
    <w:rsid w:val="00F97125"/>
    <w:rsid w:val="00FB5E17"/>
    <w:rsid w:val="00FC6BA6"/>
    <w:rsid w:val="00FD2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5114E1"/>
  <w15:docId w15:val="{B8803792-65ED-463A-8BE6-0BD4874E7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330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91569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97125"/>
    <w:rPr>
      <w:color w:val="0563C1" w:themeColor="hyperlink"/>
      <w:u w:val="single"/>
    </w:rPr>
  </w:style>
  <w:style w:type="character" w:customStyle="1" w:styleId="hljs-keyword">
    <w:name w:val="hljs-keyword"/>
    <w:basedOn w:val="DefaultParagraphFont"/>
    <w:rsid w:val="00E52FDA"/>
  </w:style>
  <w:style w:type="character" w:customStyle="1" w:styleId="hljs-builtin">
    <w:name w:val="hljs-built_in"/>
    <w:basedOn w:val="DefaultParagraphFont"/>
    <w:rsid w:val="00E52FDA"/>
  </w:style>
  <w:style w:type="character" w:customStyle="1" w:styleId="hljs-tag">
    <w:name w:val="hljs-tag"/>
    <w:basedOn w:val="DefaultParagraphFont"/>
    <w:rsid w:val="00E52FDA"/>
  </w:style>
  <w:style w:type="character" w:customStyle="1" w:styleId="hljs-title">
    <w:name w:val="hljs-title"/>
    <w:basedOn w:val="DefaultParagraphFont"/>
    <w:rsid w:val="00E52FDA"/>
  </w:style>
  <w:style w:type="character" w:customStyle="1" w:styleId="hljs-attribute">
    <w:name w:val="hljs-attribute"/>
    <w:basedOn w:val="DefaultParagraphFont"/>
    <w:rsid w:val="00E52FDA"/>
  </w:style>
  <w:style w:type="character" w:customStyle="1" w:styleId="hljs-value">
    <w:name w:val="hljs-value"/>
    <w:basedOn w:val="DefaultParagraphFont"/>
    <w:rsid w:val="00E52FDA"/>
  </w:style>
  <w:style w:type="character" w:customStyle="1" w:styleId="pl-k">
    <w:name w:val="pl-k"/>
    <w:basedOn w:val="DefaultParagraphFont"/>
    <w:rsid w:val="00E52FDA"/>
  </w:style>
  <w:style w:type="character" w:customStyle="1" w:styleId="pl-c1">
    <w:name w:val="pl-c1"/>
    <w:basedOn w:val="DefaultParagraphFont"/>
    <w:rsid w:val="00E52FDA"/>
  </w:style>
  <w:style w:type="character" w:customStyle="1" w:styleId="pl-ent">
    <w:name w:val="pl-ent"/>
    <w:basedOn w:val="DefaultParagraphFont"/>
    <w:rsid w:val="00E52FDA"/>
  </w:style>
  <w:style w:type="character" w:customStyle="1" w:styleId="pl-e">
    <w:name w:val="pl-e"/>
    <w:basedOn w:val="DefaultParagraphFont"/>
    <w:rsid w:val="00E52FDA"/>
  </w:style>
  <w:style w:type="character" w:customStyle="1" w:styleId="pl-s">
    <w:name w:val="pl-s"/>
    <w:basedOn w:val="DefaultParagraphFont"/>
    <w:rsid w:val="00E52FDA"/>
  </w:style>
  <w:style w:type="character" w:customStyle="1" w:styleId="pl-en">
    <w:name w:val="pl-en"/>
    <w:basedOn w:val="DefaultParagraphFont"/>
    <w:rsid w:val="00E52FDA"/>
  </w:style>
  <w:style w:type="character" w:customStyle="1" w:styleId="pl-smi">
    <w:name w:val="pl-smi"/>
    <w:basedOn w:val="DefaultParagraphFont"/>
    <w:rsid w:val="00E52FDA"/>
  </w:style>
  <w:style w:type="paragraph" w:styleId="Header">
    <w:name w:val="header"/>
    <w:basedOn w:val="Normal"/>
    <w:link w:val="HeaderChar"/>
    <w:uiPriority w:val="99"/>
    <w:unhideWhenUsed/>
    <w:rsid w:val="00B575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75CB"/>
  </w:style>
  <w:style w:type="paragraph" w:styleId="Footer">
    <w:name w:val="footer"/>
    <w:basedOn w:val="Normal"/>
    <w:link w:val="FooterChar"/>
    <w:uiPriority w:val="99"/>
    <w:unhideWhenUsed/>
    <w:rsid w:val="00B575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75CB"/>
  </w:style>
  <w:style w:type="paragraph" w:styleId="BalloonText">
    <w:name w:val="Balloon Text"/>
    <w:basedOn w:val="Normal"/>
    <w:link w:val="BalloonTextChar"/>
    <w:uiPriority w:val="99"/>
    <w:semiHidden/>
    <w:unhideWhenUsed/>
    <w:rsid w:val="00A8269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2690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60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46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774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209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phongthawee_p@silpakorn.edu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microsoft.com/office/2011/relationships/people" Target="peop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C6DABE2-1AA3-4A53-A1EB-693C71DD63AE}">
  <we:reference id="wa104315019" version="1.0.0.0" store="en-US" storeType="OMEX"/>
  <we:alternateReferences>
    <we:reference id="WA104315019" version="1.0.0.0" store="WA10431501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CCD450-EF51-4C41-91EF-463386ECE6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3949</TotalTime>
  <Pages>29</Pages>
  <Words>4448</Words>
  <Characters>25357</Characters>
  <Application>Microsoft Office Word</Application>
  <DocSecurity>0</DocSecurity>
  <Lines>211</Lines>
  <Paragraphs>59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Pakkapon Phongthawee</dc:creator>
  <cp:keywords/>
  <dc:description/>
  <cp:lastModifiedBy>Pakkapon Phongthawee</cp:lastModifiedBy>
  <cp:revision>227</cp:revision>
  <dcterms:created xsi:type="dcterms:W3CDTF">2015-12-18T06:11:00Z</dcterms:created>
  <dcterms:modified xsi:type="dcterms:W3CDTF">2016-01-27T00:52:00Z</dcterms:modified>
</cp:coreProperties>
</file>